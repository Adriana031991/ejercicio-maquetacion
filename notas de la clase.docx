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848" w:rsidRDefault="00783848" w:rsidP="00E5031B">
      <w:pPr>
        <w:shd w:val="clear" w:color="auto" w:fill="FFFFFF"/>
        <w:spacing w:after="0" w:line="240" w:lineRule="auto"/>
        <w:rPr>
          <w:rFonts w:ascii="Arial" w:eastAsia="Times New Roman" w:hAnsi="Arial" w:cs="Arial"/>
          <w:color w:val="4A4A4A"/>
          <w:sz w:val="24"/>
          <w:szCs w:val="24"/>
          <w:lang w:val="es-ES"/>
        </w:rPr>
      </w:pPr>
      <w:r>
        <w:rPr>
          <w:rFonts w:ascii="Arial" w:eastAsia="Times New Roman" w:hAnsi="Arial" w:cs="Arial"/>
          <w:color w:val="4A4A4A"/>
          <w:sz w:val="24"/>
          <w:szCs w:val="24"/>
          <w:lang w:val="es-ES"/>
        </w:rPr>
        <w:fldChar w:fldCharType="begin"/>
      </w:r>
      <w:r>
        <w:rPr>
          <w:rFonts w:ascii="Arial" w:eastAsia="Times New Roman" w:hAnsi="Arial" w:cs="Arial"/>
          <w:color w:val="4A4A4A"/>
          <w:sz w:val="24"/>
          <w:szCs w:val="24"/>
          <w:lang w:val="es-ES"/>
        </w:rPr>
        <w:instrText xml:space="preserve"> HYPERLINK "</w:instrText>
      </w:r>
      <w:r w:rsidRPr="00783848">
        <w:rPr>
          <w:rFonts w:ascii="Arial" w:eastAsia="Times New Roman" w:hAnsi="Arial" w:cs="Arial"/>
          <w:color w:val="4A4A4A"/>
          <w:sz w:val="24"/>
          <w:szCs w:val="24"/>
          <w:lang w:val="es-ES"/>
        </w:rPr>
        <w:instrText>https://en.bem.info/methodology/key-concepts/</w:instrText>
      </w:r>
      <w:r>
        <w:rPr>
          <w:rFonts w:ascii="Arial" w:eastAsia="Times New Roman" w:hAnsi="Arial" w:cs="Arial"/>
          <w:color w:val="4A4A4A"/>
          <w:sz w:val="24"/>
          <w:szCs w:val="24"/>
          <w:lang w:val="es-ES"/>
        </w:rPr>
        <w:instrText xml:space="preserve">" </w:instrText>
      </w:r>
      <w:r>
        <w:rPr>
          <w:rFonts w:ascii="Arial" w:eastAsia="Times New Roman" w:hAnsi="Arial" w:cs="Arial"/>
          <w:color w:val="4A4A4A"/>
          <w:sz w:val="24"/>
          <w:szCs w:val="24"/>
          <w:lang w:val="es-ES"/>
        </w:rPr>
        <w:fldChar w:fldCharType="separate"/>
      </w:r>
      <w:r w:rsidRPr="0019235F">
        <w:rPr>
          <w:rStyle w:val="Hipervnculo"/>
          <w:rFonts w:ascii="Arial" w:eastAsia="Times New Roman" w:hAnsi="Arial" w:cs="Arial"/>
          <w:sz w:val="24"/>
          <w:szCs w:val="24"/>
          <w:lang w:val="es-ES"/>
        </w:rPr>
        <w:t>https://en.bem.info/methodology/key-concepts/</w:t>
      </w:r>
      <w:r>
        <w:rPr>
          <w:rFonts w:ascii="Arial" w:eastAsia="Times New Roman" w:hAnsi="Arial" w:cs="Arial"/>
          <w:color w:val="4A4A4A"/>
          <w:sz w:val="24"/>
          <w:szCs w:val="24"/>
          <w:lang w:val="es-ES"/>
        </w:rPr>
        <w:fldChar w:fldCharType="end"/>
      </w:r>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5" w:history="1">
        <w:r w:rsidR="00783848" w:rsidRPr="0019235F">
          <w:rPr>
            <w:rStyle w:val="Hipervnculo"/>
            <w:rFonts w:ascii="Arial" w:eastAsia="Times New Roman" w:hAnsi="Arial" w:cs="Arial"/>
            <w:sz w:val="24"/>
            <w:szCs w:val="24"/>
            <w:lang w:val="es-ES"/>
          </w:rPr>
          <w:t>https://cssgradient.io/gradient-backgrounds/</w:t>
        </w:r>
      </w:hyperlink>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6" w:history="1">
        <w:r w:rsidR="00783848" w:rsidRPr="0019235F">
          <w:rPr>
            <w:rStyle w:val="Hipervnculo"/>
            <w:rFonts w:ascii="Arial" w:eastAsia="Times New Roman" w:hAnsi="Arial" w:cs="Arial"/>
            <w:sz w:val="24"/>
            <w:szCs w:val="24"/>
            <w:lang w:val="es-ES"/>
          </w:rPr>
          <w:t>https://cssreference.io/</w:t>
        </w:r>
      </w:hyperlink>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7" w:history="1">
        <w:r w:rsidR="00783848" w:rsidRPr="0019235F">
          <w:rPr>
            <w:rStyle w:val="Hipervnculo"/>
            <w:rFonts w:ascii="Arial" w:eastAsia="Times New Roman" w:hAnsi="Arial" w:cs="Arial"/>
            <w:sz w:val="24"/>
            <w:szCs w:val="24"/>
            <w:lang w:val="es-ES"/>
          </w:rPr>
          <w:t>https://developer.mozilla.org/en-US/docs/Web/CSS/Pseudo-elements</w:t>
        </w:r>
      </w:hyperlink>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8" w:history="1">
        <w:r w:rsidR="00783848" w:rsidRPr="0019235F">
          <w:rPr>
            <w:rStyle w:val="Hipervnculo"/>
            <w:rFonts w:ascii="Arial" w:eastAsia="Times New Roman" w:hAnsi="Arial" w:cs="Arial"/>
            <w:sz w:val="24"/>
            <w:szCs w:val="24"/>
            <w:lang w:val="es-ES"/>
          </w:rPr>
          <w:t>https://developer.mozilla.org/en-US/docs/Web/CSS/Pseudo-classes</w:t>
        </w:r>
      </w:hyperlink>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9" w:history="1">
        <w:r w:rsidR="00783848" w:rsidRPr="0019235F">
          <w:rPr>
            <w:rStyle w:val="Hipervnculo"/>
            <w:rFonts w:ascii="Arial" w:eastAsia="Times New Roman" w:hAnsi="Arial" w:cs="Arial"/>
            <w:sz w:val="24"/>
            <w:szCs w:val="24"/>
            <w:lang w:val="es-ES"/>
          </w:rPr>
          <w:t>https://htmlreference.io/</w:t>
        </w:r>
      </w:hyperlink>
    </w:p>
    <w:p w:rsidR="00783848" w:rsidRDefault="004A640A" w:rsidP="00E5031B">
      <w:pPr>
        <w:shd w:val="clear" w:color="auto" w:fill="FFFFFF"/>
        <w:spacing w:after="0" w:line="240" w:lineRule="auto"/>
        <w:rPr>
          <w:rFonts w:ascii="Arial" w:eastAsia="Times New Roman" w:hAnsi="Arial" w:cs="Arial"/>
          <w:color w:val="4A4A4A"/>
          <w:sz w:val="24"/>
          <w:szCs w:val="24"/>
          <w:lang w:val="es-ES"/>
        </w:rPr>
      </w:pPr>
      <w:hyperlink r:id="rId10" w:history="1">
        <w:r w:rsidR="00783848" w:rsidRPr="0019235F">
          <w:rPr>
            <w:rStyle w:val="Hipervnculo"/>
            <w:rFonts w:ascii="Arial" w:eastAsia="Times New Roman" w:hAnsi="Arial" w:cs="Arial"/>
            <w:sz w:val="24"/>
            <w:szCs w:val="24"/>
            <w:lang w:val="es-ES"/>
          </w:rPr>
          <w:t>https://www.freecodecamp.org/settings</w:t>
        </w:r>
      </w:hyperlink>
    </w:p>
    <w:p w:rsidR="00783848" w:rsidRDefault="00783848" w:rsidP="00E5031B">
      <w:pPr>
        <w:shd w:val="clear" w:color="auto" w:fill="FFFFFF"/>
        <w:spacing w:after="0" w:line="240" w:lineRule="auto"/>
        <w:rPr>
          <w:rFonts w:ascii="Arial" w:eastAsia="Times New Roman" w:hAnsi="Arial" w:cs="Arial"/>
          <w:color w:val="4A4A4A"/>
          <w:sz w:val="24"/>
          <w:szCs w:val="24"/>
          <w:lang w:val="es-ES"/>
        </w:rPr>
      </w:pPr>
      <w:r w:rsidRPr="00783848">
        <w:rPr>
          <w:rFonts w:ascii="Arial" w:eastAsia="Times New Roman" w:hAnsi="Arial" w:cs="Arial"/>
          <w:color w:val="4A4A4A"/>
          <w:sz w:val="24"/>
          <w:szCs w:val="24"/>
          <w:lang w:val="es-ES"/>
        </w:rPr>
        <w:t>https://necolas.github.io/normalize.css/8.0.1/normalize.css</w:t>
      </w:r>
    </w:p>
    <w:p w:rsidR="00783848" w:rsidRDefault="00783848" w:rsidP="00E5031B">
      <w:pPr>
        <w:shd w:val="clear" w:color="auto" w:fill="FFFFFF"/>
        <w:spacing w:after="0" w:line="240" w:lineRule="auto"/>
        <w:rPr>
          <w:rFonts w:ascii="Arial" w:eastAsia="Times New Roman" w:hAnsi="Arial" w:cs="Arial"/>
          <w:color w:val="4A4A4A"/>
          <w:sz w:val="24"/>
          <w:szCs w:val="24"/>
          <w:lang w:val="es-ES"/>
        </w:rPr>
      </w:pP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 xml:space="preserve">Internet: </w:t>
      </w:r>
      <w:proofErr w:type="spellStart"/>
      <w:r w:rsidRPr="00E5031B">
        <w:rPr>
          <w:rFonts w:ascii="Arial" w:eastAsia="Times New Roman" w:hAnsi="Arial" w:cs="Arial"/>
          <w:color w:val="4A4A4A"/>
          <w:sz w:val="24"/>
          <w:szCs w:val="24"/>
          <w:lang w:val="es-ES"/>
        </w:rPr>
        <w:t>Interconnected</w:t>
      </w:r>
      <w:proofErr w:type="spellEnd"/>
      <w:r w:rsidRPr="00E5031B">
        <w:rPr>
          <w:rFonts w:ascii="Arial" w:eastAsia="Times New Roman" w:hAnsi="Arial" w:cs="Arial"/>
          <w:color w:val="4A4A4A"/>
          <w:sz w:val="24"/>
          <w:szCs w:val="24"/>
          <w:lang w:val="es-ES"/>
        </w:rPr>
        <w:t xml:space="preserve"> y Network</w:t>
      </w:r>
      <w:r w:rsidRPr="00E5031B">
        <w:rPr>
          <w:rFonts w:ascii="Arial" w:eastAsia="Times New Roman" w:hAnsi="Arial" w:cs="Arial"/>
          <w:color w:val="4A4A4A"/>
          <w:sz w:val="24"/>
          <w:szCs w:val="24"/>
          <w:lang w:val="es-ES"/>
        </w:rPr>
        <w:br/>
        <w:t>Red de computadoras conectadas en todo el mundo.</w:t>
      </w: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color w:val="4A4A4A"/>
          <w:sz w:val="24"/>
          <w:szCs w:val="24"/>
        </w:rPr>
        <w:t xml:space="preserve">Tim Berners-Lee </w:t>
      </w:r>
      <w:proofErr w:type="spellStart"/>
      <w:r w:rsidRPr="00E5031B">
        <w:rPr>
          <w:rFonts w:ascii="Arial" w:eastAsia="Times New Roman" w:hAnsi="Arial" w:cs="Arial"/>
          <w:color w:val="4A4A4A"/>
          <w:sz w:val="24"/>
          <w:szCs w:val="24"/>
        </w:rPr>
        <w:t>Invento</w:t>
      </w:r>
      <w:proofErr w:type="spellEnd"/>
      <w:r w:rsidRPr="00E5031B">
        <w:rPr>
          <w:rFonts w:ascii="Arial" w:eastAsia="Times New Roman" w:hAnsi="Arial" w:cs="Arial"/>
          <w:color w:val="4A4A4A"/>
          <w:sz w:val="24"/>
          <w:szCs w:val="24"/>
        </w:rPr>
        <w:t xml:space="preserve"> World Wide Web.</w:t>
      </w:r>
      <w:r w:rsidRPr="00E5031B">
        <w:rPr>
          <w:rFonts w:ascii="Arial" w:eastAsia="Times New Roman" w:hAnsi="Arial" w:cs="Arial"/>
          <w:color w:val="4A4A4A"/>
          <w:sz w:val="24"/>
          <w:szCs w:val="24"/>
        </w:rPr>
        <w:br/>
      </w:r>
      <w:r w:rsidRPr="00E5031B">
        <w:rPr>
          <w:rFonts w:ascii="Arial" w:eastAsia="Times New Roman" w:hAnsi="Arial" w:cs="Arial"/>
          <w:color w:val="4A4A4A"/>
          <w:sz w:val="24"/>
          <w:szCs w:val="24"/>
          <w:lang w:val="es-ES"/>
        </w:rPr>
        <w:t>Fundo el consorcio W3C para estandarizar el desarrollo de las tecnologías base Internet</w:t>
      </w:r>
    </w:p>
    <w:p w:rsidR="00E5031B" w:rsidRPr="00E5031B" w:rsidRDefault="00E5031B" w:rsidP="00E5031B">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 xml:space="preserve">HTTP </w:t>
      </w:r>
      <w:proofErr w:type="spellStart"/>
      <w:r w:rsidRPr="00E5031B">
        <w:rPr>
          <w:rFonts w:ascii="Arial" w:eastAsia="Times New Roman" w:hAnsi="Arial" w:cs="Arial"/>
          <w:color w:val="4A4A4A"/>
          <w:sz w:val="24"/>
          <w:szCs w:val="24"/>
          <w:lang w:val="es-ES"/>
        </w:rPr>
        <w:t>Hyper</w:t>
      </w:r>
      <w:proofErr w:type="spellEnd"/>
      <w:r w:rsidRPr="00E5031B">
        <w:rPr>
          <w:rFonts w:ascii="Arial" w:eastAsia="Times New Roman" w:hAnsi="Arial" w:cs="Arial"/>
          <w:color w:val="4A4A4A"/>
          <w:sz w:val="24"/>
          <w:szCs w:val="24"/>
          <w:lang w:val="es-ES"/>
        </w:rPr>
        <w:t xml:space="preserve"> Text Transfer </w:t>
      </w:r>
      <w:proofErr w:type="spellStart"/>
      <w:r w:rsidRPr="00E5031B">
        <w:rPr>
          <w:rFonts w:ascii="Arial" w:eastAsia="Times New Roman" w:hAnsi="Arial" w:cs="Arial"/>
          <w:color w:val="4A4A4A"/>
          <w:sz w:val="24"/>
          <w:szCs w:val="24"/>
          <w:lang w:val="es-ES"/>
        </w:rPr>
        <w:t>Protocol</w:t>
      </w:r>
      <w:proofErr w:type="spellEnd"/>
      <w:r w:rsidRPr="00E5031B">
        <w:rPr>
          <w:rFonts w:ascii="Arial" w:eastAsia="Times New Roman" w:hAnsi="Arial" w:cs="Arial"/>
          <w:color w:val="4A4A4A"/>
          <w:sz w:val="24"/>
          <w:szCs w:val="24"/>
          <w:lang w:val="es-ES"/>
        </w:rPr>
        <w:t xml:space="preserve"> </w:t>
      </w:r>
      <w:r w:rsidRPr="00E5031B">
        <w:rPr>
          <w:rFonts w:ascii="Segoe UI Symbol" w:eastAsia="Times New Roman" w:hAnsi="Segoe UI Symbol" w:cs="Segoe UI Symbol"/>
          <w:color w:val="4A4A4A"/>
          <w:sz w:val="24"/>
          <w:szCs w:val="24"/>
        </w:rPr>
        <w:t>😕</w:t>
      </w:r>
      <w:r w:rsidRPr="00E5031B">
        <w:rPr>
          <w:rFonts w:ascii="Arial" w:eastAsia="Times New Roman" w:hAnsi="Arial" w:cs="Arial"/>
          <w:color w:val="4A4A4A"/>
          <w:sz w:val="24"/>
          <w:szCs w:val="24"/>
          <w:lang w:val="es-ES"/>
        </w:rPr>
        <w:t>/ (Permite la comunicación de datos entre dispositivos)</w:t>
      </w:r>
    </w:p>
    <w:p w:rsidR="00E5031B" w:rsidRPr="00E5031B" w:rsidRDefault="00E5031B" w:rsidP="00E5031B">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 xml:space="preserve">URL </w:t>
      </w:r>
      <w:proofErr w:type="spellStart"/>
      <w:r w:rsidRPr="00E5031B">
        <w:rPr>
          <w:rFonts w:ascii="Arial" w:eastAsia="Times New Roman" w:hAnsi="Arial" w:cs="Arial"/>
          <w:color w:val="4A4A4A"/>
          <w:sz w:val="24"/>
          <w:szCs w:val="24"/>
          <w:lang w:val="es-ES"/>
        </w:rPr>
        <w:t>Uniform</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Resource</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Locator</w:t>
      </w:r>
      <w:proofErr w:type="spellEnd"/>
      <w:r w:rsidRPr="00E5031B">
        <w:rPr>
          <w:rFonts w:ascii="Arial" w:eastAsia="Times New Roman" w:hAnsi="Arial" w:cs="Arial"/>
          <w:color w:val="4A4A4A"/>
          <w:sz w:val="24"/>
          <w:szCs w:val="24"/>
          <w:lang w:val="es-ES"/>
        </w:rPr>
        <w:t>: (Dirección de un sitio web)</w:t>
      </w:r>
    </w:p>
    <w:p w:rsidR="00E5031B" w:rsidRPr="00E5031B" w:rsidRDefault="00E5031B" w:rsidP="00E5031B">
      <w:pPr>
        <w:numPr>
          <w:ilvl w:val="0"/>
          <w:numId w:val="1"/>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 xml:space="preserve">HTML </w:t>
      </w:r>
      <w:proofErr w:type="spellStart"/>
      <w:r w:rsidRPr="00E5031B">
        <w:rPr>
          <w:rFonts w:ascii="Arial" w:eastAsia="Times New Roman" w:hAnsi="Arial" w:cs="Arial"/>
          <w:color w:val="4A4A4A"/>
          <w:sz w:val="24"/>
          <w:szCs w:val="24"/>
          <w:lang w:val="es-ES"/>
        </w:rPr>
        <w:t>Hyper</w:t>
      </w:r>
      <w:proofErr w:type="spellEnd"/>
      <w:r w:rsidRPr="00E5031B">
        <w:rPr>
          <w:rFonts w:ascii="Arial" w:eastAsia="Times New Roman" w:hAnsi="Arial" w:cs="Arial"/>
          <w:color w:val="4A4A4A"/>
          <w:sz w:val="24"/>
          <w:szCs w:val="24"/>
          <w:lang w:val="es-ES"/>
        </w:rPr>
        <w:t xml:space="preserve"> Text </w:t>
      </w:r>
      <w:proofErr w:type="spellStart"/>
      <w:r w:rsidRPr="00E5031B">
        <w:rPr>
          <w:rFonts w:ascii="Arial" w:eastAsia="Times New Roman" w:hAnsi="Arial" w:cs="Arial"/>
          <w:color w:val="4A4A4A"/>
          <w:sz w:val="24"/>
          <w:szCs w:val="24"/>
          <w:lang w:val="es-ES"/>
        </w:rPr>
        <w:t>Markup</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Language</w:t>
      </w:r>
      <w:proofErr w:type="spellEnd"/>
      <w:r w:rsidRPr="00E5031B">
        <w:rPr>
          <w:rFonts w:ascii="Arial" w:eastAsia="Times New Roman" w:hAnsi="Arial" w:cs="Arial"/>
          <w:color w:val="4A4A4A"/>
          <w:sz w:val="24"/>
          <w:szCs w:val="24"/>
          <w:lang w:val="es-ES"/>
        </w:rPr>
        <w:t xml:space="preserve"> (Lenguaje para describir la estructura de </w:t>
      </w:r>
      <w:proofErr w:type="gramStart"/>
      <w:r w:rsidRPr="00E5031B">
        <w:rPr>
          <w:rFonts w:ascii="Arial" w:eastAsia="Times New Roman" w:hAnsi="Arial" w:cs="Arial"/>
          <w:color w:val="4A4A4A"/>
          <w:sz w:val="24"/>
          <w:szCs w:val="24"/>
          <w:lang w:val="es-ES"/>
        </w:rPr>
        <w:t>una sitio web</w:t>
      </w:r>
      <w:proofErr w:type="gramEnd"/>
      <w:r w:rsidRPr="00E5031B">
        <w:rPr>
          <w:rFonts w:ascii="Arial" w:eastAsia="Times New Roman" w:hAnsi="Arial" w:cs="Arial"/>
          <w:color w:val="4A4A4A"/>
          <w:sz w:val="24"/>
          <w:szCs w:val="24"/>
          <w:lang w:val="es-ES"/>
        </w:rPr>
        <w:t>)</w:t>
      </w: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 xml:space="preserve">En 1994 apareció CSS </w:t>
      </w:r>
      <w:proofErr w:type="spellStart"/>
      <w:r w:rsidRPr="00E5031B">
        <w:rPr>
          <w:rFonts w:ascii="Arial" w:eastAsia="Times New Roman" w:hAnsi="Arial" w:cs="Arial"/>
          <w:color w:val="4A4A4A"/>
          <w:sz w:val="24"/>
          <w:szCs w:val="24"/>
          <w:lang w:val="es-ES"/>
        </w:rPr>
        <w:t>Cascade</w:t>
      </w:r>
      <w:proofErr w:type="spellEnd"/>
      <w:r w:rsidRPr="00E5031B">
        <w:rPr>
          <w:rFonts w:ascii="Arial" w:eastAsia="Times New Roman" w:hAnsi="Arial" w:cs="Arial"/>
          <w:color w:val="4A4A4A"/>
          <w:sz w:val="24"/>
          <w:szCs w:val="24"/>
          <w:lang w:val="es-ES"/>
        </w:rPr>
        <w:t xml:space="preserve"> Style </w:t>
      </w:r>
      <w:proofErr w:type="spellStart"/>
      <w:r w:rsidRPr="00E5031B">
        <w:rPr>
          <w:rFonts w:ascii="Arial" w:eastAsia="Times New Roman" w:hAnsi="Arial" w:cs="Arial"/>
          <w:color w:val="4A4A4A"/>
          <w:sz w:val="24"/>
          <w:szCs w:val="24"/>
          <w:lang w:val="es-ES"/>
        </w:rPr>
        <w:t>Sheets</w:t>
      </w:r>
      <w:proofErr w:type="spellEnd"/>
      <w:r w:rsidRPr="00E5031B">
        <w:rPr>
          <w:rFonts w:ascii="Arial" w:eastAsia="Times New Roman" w:hAnsi="Arial" w:cs="Arial"/>
          <w:color w:val="4A4A4A"/>
          <w:sz w:val="24"/>
          <w:szCs w:val="24"/>
          <w:lang w:val="es-ES"/>
        </w:rPr>
        <w:t>.</w:t>
      </w:r>
    </w:p>
    <w:p w:rsidR="000E0932" w:rsidRDefault="000E0932">
      <w:pPr>
        <w:rPr>
          <w:lang w:val="es-ES"/>
        </w:rPr>
      </w:pPr>
    </w:p>
    <w:p w:rsidR="00E5031B" w:rsidRDefault="00E5031B">
      <w:pPr>
        <w:rPr>
          <w:lang w:val="es-ES"/>
        </w:rPr>
      </w:pP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b/>
          <w:bCs/>
          <w:color w:val="4A4A4A"/>
          <w:sz w:val="24"/>
          <w:szCs w:val="24"/>
          <w:lang w:val="es-ES"/>
        </w:rPr>
        <w:t>2. HTML y CSS definición y usos</w:t>
      </w:r>
      <w:r w:rsidRPr="00E5031B">
        <w:rPr>
          <w:rFonts w:ascii="Arial" w:eastAsia="Times New Roman" w:hAnsi="Arial" w:cs="Arial"/>
          <w:color w:val="4A4A4A"/>
          <w:sz w:val="24"/>
          <w:szCs w:val="24"/>
          <w:lang w:val="es-ES"/>
        </w:rPr>
        <w:br/>
      </w:r>
      <w:r w:rsidRPr="00E5031B">
        <w:rPr>
          <w:rFonts w:ascii="Arial" w:eastAsia="Times New Roman" w:hAnsi="Arial" w:cs="Arial"/>
          <w:b/>
          <w:bCs/>
          <w:color w:val="4A4A4A"/>
          <w:sz w:val="24"/>
          <w:szCs w:val="24"/>
          <w:lang w:val="es-ES"/>
        </w:rPr>
        <w:t>Definiciones</w:t>
      </w:r>
    </w:p>
    <w:p w:rsidR="00E5031B" w:rsidRPr="00E5031B" w:rsidRDefault="00E5031B" w:rsidP="00E5031B">
      <w:pPr>
        <w:numPr>
          <w:ilvl w:val="0"/>
          <w:numId w:val="2"/>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Internet</w:t>
      </w:r>
      <w:r w:rsidRPr="00E5031B">
        <w:rPr>
          <w:rFonts w:ascii="Arial" w:eastAsia="Times New Roman" w:hAnsi="Arial" w:cs="Arial"/>
          <w:color w:val="4A4A4A"/>
          <w:sz w:val="24"/>
          <w:szCs w:val="24"/>
          <w:lang w:val="es-ES"/>
        </w:rPr>
        <w:br/>
        <w:t xml:space="preserve">A principios de los años 80 nació esta tecnología </w:t>
      </w:r>
      <w:proofErr w:type="spellStart"/>
      <w:r w:rsidRPr="00E5031B">
        <w:rPr>
          <w:rFonts w:ascii="Arial" w:eastAsia="Times New Roman" w:hAnsi="Arial" w:cs="Arial"/>
          <w:color w:val="4A4A4A"/>
          <w:sz w:val="24"/>
          <w:szCs w:val="24"/>
          <w:lang w:val="es-ES"/>
        </w:rPr>
        <w:t>Interconected</w:t>
      </w:r>
      <w:proofErr w:type="spellEnd"/>
      <w:r w:rsidRPr="00E5031B">
        <w:rPr>
          <w:rFonts w:ascii="Arial" w:eastAsia="Times New Roman" w:hAnsi="Arial" w:cs="Arial"/>
          <w:color w:val="4A4A4A"/>
          <w:sz w:val="24"/>
          <w:szCs w:val="24"/>
          <w:lang w:val="es-ES"/>
        </w:rPr>
        <w:t xml:space="preserve"> Network o red interconectada, y esta es la que hoy en día nos permite compartir sonidos, videos e imágenes.</w:t>
      </w:r>
    </w:p>
    <w:p w:rsidR="00E5031B" w:rsidRPr="00E5031B" w:rsidRDefault="00E5031B" w:rsidP="00E5031B">
      <w:pPr>
        <w:numPr>
          <w:ilvl w:val="0"/>
          <w:numId w:val="2"/>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WWW</w:t>
      </w:r>
      <w:r w:rsidRPr="00E5031B">
        <w:rPr>
          <w:rFonts w:ascii="Arial" w:eastAsia="Times New Roman" w:hAnsi="Arial" w:cs="Arial"/>
          <w:color w:val="4A4A4A"/>
          <w:sz w:val="24"/>
          <w:szCs w:val="24"/>
          <w:lang w:val="es-ES"/>
        </w:rPr>
        <w:br/>
        <w:t xml:space="preserve">En 1990 Word Wide Web; fue creada por Tim </w:t>
      </w:r>
      <w:proofErr w:type="spellStart"/>
      <w:r w:rsidRPr="00E5031B">
        <w:rPr>
          <w:rFonts w:ascii="Arial" w:eastAsia="Times New Roman" w:hAnsi="Arial" w:cs="Arial"/>
          <w:color w:val="4A4A4A"/>
          <w:sz w:val="24"/>
          <w:szCs w:val="24"/>
          <w:lang w:val="es-ES"/>
        </w:rPr>
        <w:t>Berners</w:t>
      </w:r>
      <w:proofErr w:type="spellEnd"/>
      <w:r w:rsidRPr="00E5031B">
        <w:rPr>
          <w:rFonts w:ascii="Arial" w:eastAsia="Times New Roman" w:hAnsi="Arial" w:cs="Arial"/>
          <w:color w:val="4A4A4A"/>
          <w:sz w:val="24"/>
          <w:szCs w:val="24"/>
          <w:lang w:val="es-ES"/>
        </w:rPr>
        <w:t>-Lee el cual también creo el consorcio de la W3C</w:t>
      </w:r>
    </w:p>
    <w:p w:rsidR="00E5031B" w:rsidRPr="00E5031B" w:rsidRDefault="00E5031B" w:rsidP="00E5031B">
      <w:pPr>
        <w:numPr>
          <w:ilvl w:val="0"/>
          <w:numId w:val="2"/>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t>W3C</w:t>
      </w:r>
      <w:r w:rsidRPr="00E5031B">
        <w:rPr>
          <w:rFonts w:ascii="Arial" w:eastAsia="Times New Roman" w:hAnsi="Arial" w:cs="Arial"/>
          <w:color w:val="4A4A4A"/>
          <w:sz w:val="24"/>
          <w:szCs w:val="24"/>
          <w:lang w:val="es-ES"/>
        </w:rPr>
        <w:br/>
        <w:t xml:space="preserve">Word Wide Web </w:t>
      </w:r>
      <w:proofErr w:type="spellStart"/>
      <w:r w:rsidRPr="00E5031B">
        <w:rPr>
          <w:rFonts w:ascii="Arial" w:eastAsia="Times New Roman" w:hAnsi="Arial" w:cs="Arial"/>
          <w:color w:val="4A4A4A"/>
          <w:sz w:val="24"/>
          <w:szCs w:val="24"/>
          <w:lang w:val="es-ES"/>
        </w:rPr>
        <w:t>Consortium</w:t>
      </w:r>
      <w:proofErr w:type="spellEnd"/>
      <w:r w:rsidRPr="00E5031B">
        <w:rPr>
          <w:rFonts w:ascii="Arial" w:eastAsia="Times New Roman" w:hAnsi="Arial" w:cs="Arial"/>
          <w:color w:val="4A4A4A"/>
          <w:sz w:val="24"/>
          <w:szCs w:val="24"/>
          <w:lang w:val="es-ES"/>
        </w:rPr>
        <w:t xml:space="preserve"> y es el consorcio que estandariza y supervisa las tecnologías del internet HTTP, URL Y HTML</w:t>
      </w: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i/>
          <w:iCs/>
          <w:color w:val="4A4A4A"/>
          <w:sz w:val="24"/>
          <w:szCs w:val="24"/>
          <w:lang w:val="es-ES"/>
        </w:rPr>
        <w:t>- HTTP</w:t>
      </w:r>
      <w:r w:rsidRPr="00E5031B">
        <w:rPr>
          <w:rFonts w:ascii="Arial" w:eastAsia="Times New Roman" w:hAnsi="Arial" w:cs="Arial"/>
          <w:color w:val="4A4A4A"/>
          <w:sz w:val="24"/>
          <w:szCs w:val="24"/>
          <w:lang w:val="es-ES"/>
        </w:rPr>
        <w:br/>
      </w:r>
      <w:proofErr w:type="spellStart"/>
      <w:r w:rsidRPr="00E5031B">
        <w:rPr>
          <w:rFonts w:ascii="Arial" w:eastAsia="Times New Roman" w:hAnsi="Arial" w:cs="Arial"/>
          <w:color w:val="4A4A4A"/>
          <w:sz w:val="24"/>
          <w:szCs w:val="24"/>
          <w:lang w:val="es-ES"/>
        </w:rPr>
        <w:t>Hyper</w:t>
      </w:r>
      <w:proofErr w:type="spellEnd"/>
      <w:r w:rsidRPr="00E5031B">
        <w:rPr>
          <w:rFonts w:ascii="Arial" w:eastAsia="Times New Roman" w:hAnsi="Arial" w:cs="Arial"/>
          <w:color w:val="4A4A4A"/>
          <w:sz w:val="24"/>
          <w:szCs w:val="24"/>
          <w:lang w:val="es-ES"/>
        </w:rPr>
        <w:t xml:space="preserve"> Text Transfer </w:t>
      </w:r>
      <w:proofErr w:type="spellStart"/>
      <w:r w:rsidRPr="00E5031B">
        <w:rPr>
          <w:rFonts w:ascii="Arial" w:eastAsia="Times New Roman" w:hAnsi="Arial" w:cs="Arial"/>
          <w:color w:val="4A4A4A"/>
          <w:sz w:val="24"/>
          <w:szCs w:val="24"/>
          <w:lang w:val="es-ES"/>
        </w:rPr>
        <w:t>Potocol</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ó</w:t>
      </w:r>
      <w:proofErr w:type="spellEnd"/>
      <w:r w:rsidRPr="00E5031B">
        <w:rPr>
          <w:rFonts w:ascii="Arial" w:eastAsia="Times New Roman" w:hAnsi="Arial" w:cs="Arial"/>
          <w:color w:val="4A4A4A"/>
          <w:sz w:val="24"/>
          <w:szCs w:val="24"/>
          <w:lang w:val="es-ES"/>
        </w:rPr>
        <w:t xml:space="preserve"> protocolo de transferencia de hipertexto es la bases que permite la comunicación entre los dispositivos conectados en la red por ejemplo computadores y servidores</w:t>
      </w: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i/>
          <w:iCs/>
          <w:color w:val="4A4A4A"/>
          <w:sz w:val="24"/>
          <w:szCs w:val="24"/>
          <w:lang w:val="es-ES"/>
        </w:rPr>
        <w:t>- URL</w:t>
      </w:r>
      <w:r w:rsidRPr="00E5031B">
        <w:rPr>
          <w:rFonts w:ascii="Arial" w:eastAsia="Times New Roman" w:hAnsi="Arial" w:cs="Arial"/>
          <w:color w:val="4A4A4A"/>
          <w:sz w:val="24"/>
          <w:szCs w:val="24"/>
          <w:lang w:val="es-ES"/>
        </w:rPr>
        <w:br/>
      </w:r>
      <w:proofErr w:type="spellStart"/>
      <w:r w:rsidRPr="00E5031B">
        <w:rPr>
          <w:rFonts w:ascii="Arial" w:eastAsia="Times New Roman" w:hAnsi="Arial" w:cs="Arial"/>
          <w:color w:val="4A4A4A"/>
          <w:sz w:val="24"/>
          <w:szCs w:val="24"/>
          <w:lang w:val="es-ES"/>
        </w:rPr>
        <w:t>Uniform</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Resource</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Locator</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ó</w:t>
      </w:r>
      <w:proofErr w:type="spellEnd"/>
      <w:r w:rsidRPr="00E5031B">
        <w:rPr>
          <w:rFonts w:ascii="Arial" w:eastAsia="Times New Roman" w:hAnsi="Arial" w:cs="Arial"/>
          <w:color w:val="4A4A4A"/>
          <w:sz w:val="24"/>
          <w:szCs w:val="24"/>
          <w:lang w:val="es-ES"/>
        </w:rPr>
        <w:t xml:space="preserve"> el localizador de </w:t>
      </w:r>
      <w:proofErr w:type="spellStart"/>
      <w:r w:rsidRPr="00E5031B">
        <w:rPr>
          <w:rFonts w:ascii="Arial" w:eastAsia="Times New Roman" w:hAnsi="Arial" w:cs="Arial"/>
          <w:color w:val="4A4A4A"/>
          <w:sz w:val="24"/>
          <w:szCs w:val="24"/>
          <w:lang w:val="es-ES"/>
        </w:rPr>
        <w:t>rescursos</w:t>
      </w:r>
      <w:proofErr w:type="spellEnd"/>
      <w:r w:rsidRPr="00E5031B">
        <w:rPr>
          <w:rFonts w:ascii="Arial" w:eastAsia="Times New Roman" w:hAnsi="Arial" w:cs="Arial"/>
          <w:color w:val="4A4A4A"/>
          <w:sz w:val="24"/>
          <w:szCs w:val="24"/>
          <w:lang w:val="es-ES"/>
        </w:rPr>
        <w:t xml:space="preserve"> uniformes más conocido como la dirección de un sitio web, es la manera que agregamos un punto a la red</w:t>
      </w:r>
    </w:p>
    <w:p w:rsidR="00E5031B" w:rsidRPr="00E5031B" w:rsidRDefault="00E5031B" w:rsidP="00E5031B">
      <w:pPr>
        <w:shd w:val="clear" w:color="auto" w:fill="FFFFFF"/>
        <w:spacing w:after="0" w:line="240" w:lineRule="auto"/>
        <w:rPr>
          <w:rFonts w:ascii="Arial" w:eastAsia="Times New Roman" w:hAnsi="Arial" w:cs="Arial"/>
          <w:color w:val="4A4A4A"/>
          <w:sz w:val="24"/>
          <w:szCs w:val="24"/>
          <w:lang w:val="es-ES"/>
        </w:rPr>
      </w:pPr>
      <w:r w:rsidRPr="00E5031B">
        <w:rPr>
          <w:rFonts w:ascii="Arial" w:eastAsia="Times New Roman" w:hAnsi="Arial" w:cs="Arial"/>
          <w:i/>
          <w:iCs/>
          <w:color w:val="4A4A4A"/>
          <w:sz w:val="24"/>
          <w:szCs w:val="24"/>
          <w:lang w:val="es-ES"/>
        </w:rPr>
        <w:t>- HTML</w:t>
      </w:r>
      <w:r w:rsidRPr="00E5031B">
        <w:rPr>
          <w:rFonts w:ascii="Arial" w:eastAsia="Times New Roman" w:hAnsi="Arial" w:cs="Arial"/>
          <w:color w:val="4A4A4A"/>
          <w:sz w:val="24"/>
          <w:szCs w:val="24"/>
          <w:lang w:val="es-ES"/>
        </w:rPr>
        <w:br/>
      </w:r>
      <w:proofErr w:type="spellStart"/>
      <w:r w:rsidRPr="00E5031B">
        <w:rPr>
          <w:rFonts w:ascii="Arial" w:eastAsia="Times New Roman" w:hAnsi="Arial" w:cs="Arial"/>
          <w:color w:val="4A4A4A"/>
          <w:sz w:val="24"/>
          <w:szCs w:val="24"/>
          <w:lang w:val="es-ES"/>
        </w:rPr>
        <w:t>Hyper</w:t>
      </w:r>
      <w:proofErr w:type="spellEnd"/>
      <w:r w:rsidRPr="00E5031B">
        <w:rPr>
          <w:rFonts w:ascii="Arial" w:eastAsia="Times New Roman" w:hAnsi="Arial" w:cs="Arial"/>
          <w:color w:val="4A4A4A"/>
          <w:sz w:val="24"/>
          <w:szCs w:val="24"/>
          <w:lang w:val="es-ES"/>
        </w:rPr>
        <w:t xml:space="preserve"> Text </w:t>
      </w:r>
      <w:proofErr w:type="spellStart"/>
      <w:r w:rsidRPr="00E5031B">
        <w:rPr>
          <w:rFonts w:ascii="Arial" w:eastAsia="Times New Roman" w:hAnsi="Arial" w:cs="Arial"/>
          <w:color w:val="4A4A4A"/>
          <w:sz w:val="24"/>
          <w:szCs w:val="24"/>
          <w:lang w:val="es-ES"/>
        </w:rPr>
        <w:t>Markup</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Language</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ó</w:t>
      </w:r>
      <w:proofErr w:type="spellEnd"/>
      <w:r w:rsidRPr="00E5031B">
        <w:rPr>
          <w:rFonts w:ascii="Arial" w:eastAsia="Times New Roman" w:hAnsi="Arial" w:cs="Arial"/>
          <w:color w:val="4A4A4A"/>
          <w:sz w:val="24"/>
          <w:szCs w:val="24"/>
          <w:lang w:val="es-ES"/>
        </w:rPr>
        <w:t xml:space="preserve"> lenguaje de marcado de </w:t>
      </w:r>
      <w:proofErr w:type="spellStart"/>
      <w:r w:rsidRPr="00E5031B">
        <w:rPr>
          <w:rFonts w:ascii="Arial" w:eastAsia="Times New Roman" w:hAnsi="Arial" w:cs="Arial"/>
          <w:color w:val="4A4A4A"/>
          <w:sz w:val="24"/>
          <w:szCs w:val="24"/>
          <w:lang w:val="es-ES"/>
        </w:rPr>
        <w:t>hiper</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text</w:t>
      </w:r>
      <w:proofErr w:type="spellEnd"/>
      <w:r w:rsidRPr="00E5031B">
        <w:rPr>
          <w:rFonts w:ascii="Arial" w:eastAsia="Times New Roman" w:hAnsi="Arial" w:cs="Arial"/>
          <w:color w:val="4A4A4A"/>
          <w:sz w:val="24"/>
          <w:szCs w:val="24"/>
          <w:lang w:val="es-ES"/>
        </w:rPr>
        <w:t xml:space="preserve"> esta es lo que le da la estructura un sitio web como dándonos como herramienta: o lista encabezado, párrafo etc.</w:t>
      </w:r>
    </w:p>
    <w:p w:rsidR="00E5031B" w:rsidRPr="00E5031B" w:rsidRDefault="00E5031B" w:rsidP="00E5031B">
      <w:pPr>
        <w:numPr>
          <w:ilvl w:val="0"/>
          <w:numId w:val="3"/>
        </w:numPr>
        <w:shd w:val="clear" w:color="auto" w:fill="FFFFFF"/>
        <w:spacing w:after="0" w:line="240" w:lineRule="auto"/>
        <w:ind w:left="0"/>
        <w:rPr>
          <w:rFonts w:ascii="Arial" w:eastAsia="Times New Roman" w:hAnsi="Arial" w:cs="Arial"/>
          <w:color w:val="4A4A4A"/>
          <w:sz w:val="24"/>
          <w:szCs w:val="24"/>
          <w:lang w:val="es-ES"/>
        </w:rPr>
      </w:pPr>
      <w:r w:rsidRPr="00E5031B">
        <w:rPr>
          <w:rFonts w:ascii="Arial" w:eastAsia="Times New Roman" w:hAnsi="Arial" w:cs="Arial"/>
          <w:color w:val="4A4A4A"/>
          <w:sz w:val="24"/>
          <w:szCs w:val="24"/>
          <w:lang w:val="es-ES"/>
        </w:rPr>
        <w:lastRenderedPageBreak/>
        <w:t>CSS</w:t>
      </w:r>
      <w:r w:rsidRPr="00E5031B">
        <w:rPr>
          <w:rFonts w:ascii="Arial" w:eastAsia="Times New Roman" w:hAnsi="Arial" w:cs="Arial"/>
          <w:color w:val="4A4A4A"/>
          <w:sz w:val="24"/>
          <w:szCs w:val="24"/>
          <w:lang w:val="es-ES"/>
        </w:rPr>
        <w:br/>
      </w:r>
      <w:proofErr w:type="spellStart"/>
      <w:r w:rsidRPr="00E5031B">
        <w:rPr>
          <w:rFonts w:ascii="Arial" w:eastAsia="Times New Roman" w:hAnsi="Arial" w:cs="Arial"/>
          <w:color w:val="4A4A4A"/>
          <w:sz w:val="24"/>
          <w:szCs w:val="24"/>
          <w:lang w:val="es-ES"/>
        </w:rPr>
        <w:t>Cascade</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style</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sheets</w:t>
      </w:r>
      <w:proofErr w:type="spellEnd"/>
      <w:r w:rsidRPr="00E5031B">
        <w:rPr>
          <w:rFonts w:ascii="Arial" w:eastAsia="Times New Roman" w:hAnsi="Arial" w:cs="Arial"/>
          <w:color w:val="4A4A4A"/>
          <w:sz w:val="24"/>
          <w:szCs w:val="24"/>
          <w:lang w:val="es-ES"/>
        </w:rPr>
        <w:t xml:space="preserve"> </w:t>
      </w:r>
      <w:proofErr w:type="spellStart"/>
      <w:r w:rsidRPr="00E5031B">
        <w:rPr>
          <w:rFonts w:ascii="Arial" w:eastAsia="Times New Roman" w:hAnsi="Arial" w:cs="Arial"/>
          <w:color w:val="4A4A4A"/>
          <w:sz w:val="24"/>
          <w:szCs w:val="24"/>
          <w:lang w:val="es-ES"/>
        </w:rPr>
        <w:t>ú</w:t>
      </w:r>
      <w:proofErr w:type="spellEnd"/>
      <w:r w:rsidRPr="00E5031B">
        <w:rPr>
          <w:rFonts w:ascii="Arial" w:eastAsia="Times New Roman" w:hAnsi="Arial" w:cs="Arial"/>
          <w:color w:val="4A4A4A"/>
          <w:sz w:val="24"/>
          <w:szCs w:val="24"/>
          <w:lang w:val="es-ES"/>
        </w:rPr>
        <w:t xml:space="preserve"> Hoja de estilo en cascada la cual fue creada en 1994 y son unas series de reglas que describen la apariencia de un sitio web y es el navegador que se encarga de agregar estos estilos a nuestro sitio. esta surgió por la necesidad de mejorar la apariencia de los sitios web, en ella podemos definir el estilo de los componentes </w:t>
      </w:r>
      <w:proofErr w:type="spellStart"/>
      <w:r w:rsidRPr="00E5031B">
        <w:rPr>
          <w:rFonts w:ascii="Arial" w:eastAsia="Times New Roman" w:hAnsi="Arial" w:cs="Arial"/>
          <w:color w:val="4A4A4A"/>
          <w:sz w:val="24"/>
          <w:szCs w:val="24"/>
          <w:lang w:val="es-ES"/>
        </w:rPr>
        <w:t>html</w:t>
      </w:r>
      <w:proofErr w:type="spellEnd"/>
      <w:r w:rsidRPr="00E5031B">
        <w:rPr>
          <w:rFonts w:ascii="Arial" w:eastAsia="Times New Roman" w:hAnsi="Arial" w:cs="Arial"/>
          <w:color w:val="4A4A4A"/>
          <w:sz w:val="24"/>
          <w:szCs w:val="24"/>
          <w:lang w:val="es-ES"/>
        </w:rPr>
        <w:t xml:space="preserve"> como su tamaño, color, fuente entre otras cosas.</w:t>
      </w:r>
    </w:p>
    <w:p w:rsidR="00E5031B" w:rsidRDefault="00E5031B">
      <w:pPr>
        <w:rPr>
          <w:lang w:val="es-ES"/>
        </w:rPr>
      </w:pPr>
    </w:p>
    <w:p w:rsidR="00E5031B" w:rsidRDefault="00E5031B">
      <w:pPr>
        <w:rPr>
          <w:lang w:val="es-ES"/>
        </w:rPr>
      </w:pPr>
      <w:r>
        <w:rPr>
          <w:noProof/>
        </w:rPr>
        <w:drawing>
          <wp:inline distT="0" distB="0" distL="0" distR="0">
            <wp:extent cx="5612130" cy="6604693"/>
            <wp:effectExtent l="0" t="0" r="7620" b="5715"/>
            <wp:docPr id="1" name="Imagen 1" desc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6604693"/>
                    </a:xfrm>
                    <a:prstGeom prst="rect">
                      <a:avLst/>
                    </a:prstGeom>
                    <a:noFill/>
                    <a:ln>
                      <a:noFill/>
                    </a:ln>
                  </pic:spPr>
                </pic:pic>
              </a:graphicData>
            </a:graphic>
          </wp:inline>
        </w:drawing>
      </w:r>
    </w:p>
    <w:p w:rsidR="00E5031B" w:rsidRDefault="00E5031B">
      <w:pPr>
        <w:rPr>
          <w:lang w:val="es-ES"/>
        </w:rPr>
      </w:pPr>
    </w:p>
    <w:p w:rsidR="00E5031B" w:rsidRPr="00E5031B" w:rsidRDefault="00E5031B" w:rsidP="00E5031B">
      <w:pPr>
        <w:spacing w:after="0" w:line="240" w:lineRule="auto"/>
        <w:rPr>
          <w:rFonts w:ascii="Arial" w:eastAsia="Times New Roman" w:hAnsi="Arial" w:cs="Arial"/>
          <w:color w:val="273B47"/>
          <w:sz w:val="24"/>
          <w:szCs w:val="24"/>
          <w:lang w:val="es-ES"/>
        </w:rPr>
      </w:pPr>
      <w:r w:rsidRPr="00E5031B">
        <w:rPr>
          <w:rFonts w:ascii="Arial" w:eastAsia="Times New Roman" w:hAnsi="Arial" w:cs="Arial"/>
          <w:b/>
          <w:bCs/>
          <w:color w:val="273B47"/>
          <w:sz w:val="24"/>
          <w:szCs w:val="24"/>
          <w:lang w:val="es-ES"/>
        </w:rPr>
        <w:lastRenderedPageBreak/>
        <w:t>HTML</w:t>
      </w:r>
      <w:r w:rsidRPr="00E5031B">
        <w:rPr>
          <w:rFonts w:ascii="Arial" w:eastAsia="Times New Roman" w:hAnsi="Arial" w:cs="Arial"/>
          <w:color w:val="273B47"/>
          <w:sz w:val="24"/>
          <w:szCs w:val="24"/>
          <w:lang w:val="es-ES"/>
        </w:rPr>
        <w:t>: Es un lenguaje de marcado usado para decirle a tu navegador cómo estructurar las páginas web que visitas. No es un lenguaje de programación.</w:t>
      </w:r>
    </w:p>
    <w:p w:rsidR="00E5031B" w:rsidRPr="00127F1B" w:rsidRDefault="00E5031B" w:rsidP="00E5031B">
      <w:pPr>
        <w:spacing w:after="0" w:line="240" w:lineRule="auto"/>
        <w:rPr>
          <w:rFonts w:ascii="Arial" w:eastAsia="Times New Roman" w:hAnsi="Arial" w:cs="Arial"/>
          <w:color w:val="273B47"/>
          <w:sz w:val="24"/>
          <w:szCs w:val="24"/>
          <w:lang w:val="es-ES"/>
        </w:rPr>
      </w:pPr>
      <w:r w:rsidRPr="00E5031B">
        <w:rPr>
          <w:rFonts w:ascii="Arial" w:eastAsia="Times New Roman" w:hAnsi="Arial" w:cs="Arial"/>
          <w:b/>
          <w:bCs/>
          <w:color w:val="273B47"/>
          <w:sz w:val="24"/>
          <w:szCs w:val="24"/>
          <w:lang w:val="es-ES"/>
        </w:rPr>
        <w:t>CSS</w:t>
      </w:r>
      <w:r w:rsidRPr="00E5031B">
        <w:rPr>
          <w:rFonts w:ascii="Arial" w:eastAsia="Times New Roman" w:hAnsi="Arial" w:cs="Arial"/>
          <w:color w:val="273B47"/>
          <w:sz w:val="24"/>
          <w:szCs w:val="24"/>
          <w:lang w:val="es-ES"/>
        </w:rPr>
        <w:t xml:space="preserve">: Es un lenguaje que nos permite crear páginas web con un diseño agradable para los usuarios. </w:t>
      </w:r>
      <w:r w:rsidRPr="00127F1B">
        <w:rPr>
          <w:rFonts w:ascii="Arial" w:eastAsia="Times New Roman" w:hAnsi="Arial" w:cs="Arial"/>
          <w:color w:val="273B47"/>
          <w:sz w:val="24"/>
          <w:szCs w:val="24"/>
          <w:lang w:val="es-ES"/>
        </w:rPr>
        <w:t>Tampoco es un lenguaje de programación.</w:t>
      </w:r>
    </w:p>
    <w:p w:rsidR="00E5031B" w:rsidRDefault="00E5031B">
      <w:pPr>
        <w:rPr>
          <w:lang w:val="es-ES"/>
        </w:rPr>
      </w:pPr>
    </w:p>
    <w:p w:rsidR="00E5031B" w:rsidRPr="00E5031B" w:rsidRDefault="00E5031B" w:rsidP="00E5031B">
      <w:pPr>
        <w:shd w:val="clear" w:color="auto" w:fill="FFFFFF"/>
        <w:spacing w:after="0" w:line="240" w:lineRule="auto"/>
        <w:rPr>
          <w:rFonts w:ascii="Arial" w:eastAsia="Times New Roman" w:hAnsi="Arial" w:cs="Arial"/>
          <w:color w:val="273B47"/>
          <w:sz w:val="24"/>
          <w:szCs w:val="24"/>
          <w:lang w:val="es-ES"/>
        </w:rPr>
      </w:pPr>
      <w:r w:rsidRPr="00E5031B">
        <w:rPr>
          <w:rFonts w:ascii="Arial" w:eastAsia="Times New Roman" w:hAnsi="Arial" w:cs="Arial"/>
          <w:b/>
          <w:bCs/>
          <w:color w:val="273B47"/>
          <w:sz w:val="24"/>
          <w:szCs w:val="24"/>
          <w:lang w:val="es-ES"/>
        </w:rPr>
        <w:t>DOM</w:t>
      </w:r>
      <w:r w:rsidRPr="00E5031B">
        <w:rPr>
          <w:rFonts w:ascii="Arial" w:eastAsia="Times New Roman" w:hAnsi="Arial" w:cs="Arial"/>
          <w:color w:val="273B47"/>
          <w:sz w:val="24"/>
          <w:szCs w:val="24"/>
          <w:lang w:val="es-ES"/>
        </w:rPr>
        <w:t xml:space="preserve">: </w:t>
      </w:r>
      <w:proofErr w:type="spellStart"/>
      <w:r w:rsidRPr="00E5031B">
        <w:rPr>
          <w:rFonts w:ascii="Arial" w:eastAsia="Times New Roman" w:hAnsi="Arial" w:cs="Arial"/>
          <w:color w:val="273B47"/>
          <w:sz w:val="24"/>
          <w:szCs w:val="24"/>
          <w:lang w:val="es-ES"/>
        </w:rPr>
        <w:t>Document</w:t>
      </w:r>
      <w:proofErr w:type="spellEnd"/>
      <w:r w:rsidRPr="00E5031B">
        <w:rPr>
          <w:rFonts w:ascii="Arial" w:eastAsia="Times New Roman" w:hAnsi="Arial" w:cs="Arial"/>
          <w:color w:val="273B47"/>
          <w:sz w:val="24"/>
          <w:szCs w:val="24"/>
          <w:lang w:val="es-ES"/>
        </w:rPr>
        <w:t xml:space="preserve"> </w:t>
      </w:r>
      <w:proofErr w:type="spellStart"/>
      <w:r w:rsidRPr="00E5031B">
        <w:rPr>
          <w:rFonts w:ascii="Arial" w:eastAsia="Times New Roman" w:hAnsi="Arial" w:cs="Arial"/>
          <w:color w:val="273B47"/>
          <w:sz w:val="24"/>
          <w:szCs w:val="24"/>
          <w:lang w:val="es-ES"/>
        </w:rPr>
        <w:t>Object</w:t>
      </w:r>
      <w:proofErr w:type="spellEnd"/>
      <w:r w:rsidRPr="00E5031B">
        <w:rPr>
          <w:rFonts w:ascii="Arial" w:eastAsia="Times New Roman" w:hAnsi="Arial" w:cs="Arial"/>
          <w:color w:val="273B47"/>
          <w:sz w:val="24"/>
          <w:szCs w:val="24"/>
          <w:lang w:val="es-ES"/>
        </w:rPr>
        <w:t xml:space="preserve"> </w:t>
      </w:r>
      <w:proofErr w:type="spellStart"/>
      <w:r w:rsidRPr="00E5031B">
        <w:rPr>
          <w:rFonts w:ascii="Arial" w:eastAsia="Times New Roman" w:hAnsi="Arial" w:cs="Arial"/>
          <w:color w:val="273B47"/>
          <w:sz w:val="24"/>
          <w:szCs w:val="24"/>
          <w:lang w:val="es-ES"/>
        </w:rPr>
        <w:t>Model</w:t>
      </w:r>
      <w:proofErr w:type="spellEnd"/>
      <w:r w:rsidRPr="00E5031B">
        <w:rPr>
          <w:rFonts w:ascii="Arial" w:eastAsia="Times New Roman" w:hAnsi="Arial" w:cs="Arial"/>
          <w:color w:val="273B47"/>
          <w:sz w:val="24"/>
          <w:szCs w:val="24"/>
          <w:lang w:val="es-ES"/>
        </w:rPr>
        <w:t>. Es una transformación del código HTML escrito por nosotros a objetos entendibles para el navegador.</w:t>
      </w:r>
    </w:p>
    <w:p w:rsidR="00E5031B" w:rsidRPr="00E5031B" w:rsidRDefault="00E5031B" w:rsidP="00E5031B">
      <w:pPr>
        <w:shd w:val="clear" w:color="auto" w:fill="FFFFFF"/>
        <w:spacing w:after="0" w:line="240" w:lineRule="auto"/>
        <w:rPr>
          <w:rFonts w:ascii="Arial" w:eastAsia="Times New Roman" w:hAnsi="Arial" w:cs="Arial"/>
          <w:color w:val="273B47"/>
          <w:sz w:val="24"/>
          <w:szCs w:val="24"/>
          <w:lang w:val="es-ES"/>
        </w:rPr>
      </w:pPr>
      <w:r w:rsidRPr="00E5031B">
        <w:rPr>
          <w:rFonts w:ascii="Arial" w:eastAsia="Times New Roman" w:hAnsi="Arial" w:cs="Arial"/>
          <w:b/>
          <w:bCs/>
          <w:color w:val="273B47"/>
          <w:sz w:val="24"/>
          <w:szCs w:val="24"/>
          <w:lang w:val="es-ES"/>
        </w:rPr>
        <w:t>CSSOM</w:t>
      </w:r>
      <w:r w:rsidRPr="00E5031B">
        <w:rPr>
          <w:rFonts w:ascii="Arial" w:eastAsia="Times New Roman" w:hAnsi="Arial" w:cs="Arial"/>
          <w:color w:val="273B47"/>
          <w:sz w:val="24"/>
          <w:szCs w:val="24"/>
          <w:lang w:val="es-ES"/>
        </w:rPr>
        <w:t>: así como el DOM para el HTML, EL CSSOM es una representación de objetos de nuestros estilos en CSS.</w:t>
      </w:r>
    </w:p>
    <w:p w:rsidR="00E5031B" w:rsidRPr="00E5031B" w:rsidRDefault="00E5031B" w:rsidP="00E5031B">
      <w:pPr>
        <w:shd w:val="clear" w:color="auto" w:fill="FFFFFF"/>
        <w:spacing w:after="0" w:line="240" w:lineRule="auto"/>
        <w:rPr>
          <w:rFonts w:ascii="Arial" w:eastAsia="Times New Roman" w:hAnsi="Arial" w:cs="Arial"/>
          <w:color w:val="273B47"/>
          <w:sz w:val="24"/>
          <w:szCs w:val="24"/>
          <w:lang w:val="es-ES"/>
        </w:rPr>
      </w:pPr>
      <w:proofErr w:type="spellStart"/>
      <w:r w:rsidRPr="00E5031B">
        <w:rPr>
          <w:rFonts w:ascii="Arial" w:eastAsia="Times New Roman" w:hAnsi="Arial" w:cs="Arial"/>
          <w:b/>
          <w:bCs/>
          <w:color w:val="273B47"/>
          <w:sz w:val="24"/>
          <w:szCs w:val="24"/>
          <w:lang w:val="es-ES"/>
        </w:rPr>
        <w:t>Render</w:t>
      </w:r>
      <w:proofErr w:type="spellEnd"/>
      <w:r w:rsidRPr="00E5031B">
        <w:rPr>
          <w:rFonts w:ascii="Arial" w:eastAsia="Times New Roman" w:hAnsi="Arial" w:cs="Arial"/>
          <w:b/>
          <w:bCs/>
          <w:color w:val="273B47"/>
          <w:sz w:val="24"/>
          <w:szCs w:val="24"/>
          <w:lang w:val="es-ES"/>
        </w:rPr>
        <w:t xml:space="preserve"> </w:t>
      </w:r>
      <w:proofErr w:type="spellStart"/>
      <w:r w:rsidRPr="00E5031B">
        <w:rPr>
          <w:rFonts w:ascii="Arial" w:eastAsia="Times New Roman" w:hAnsi="Arial" w:cs="Arial"/>
          <w:b/>
          <w:bCs/>
          <w:color w:val="273B47"/>
          <w:sz w:val="24"/>
          <w:szCs w:val="24"/>
          <w:lang w:val="es-ES"/>
        </w:rPr>
        <w:t>Tree</w:t>
      </w:r>
      <w:proofErr w:type="spellEnd"/>
      <w:r w:rsidRPr="00E5031B">
        <w:rPr>
          <w:rFonts w:ascii="Arial" w:eastAsia="Times New Roman" w:hAnsi="Arial" w:cs="Arial"/>
          <w:color w:val="273B47"/>
          <w:sz w:val="24"/>
          <w:szCs w:val="24"/>
          <w:lang w:val="es-ES"/>
        </w:rPr>
        <w:t xml:space="preserve">: es la unión entre el DOM y el CSSOM para </w:t>
      </w:r>
      <w:proofErr w:type="spellStart"/>
      <w:r w:rsidRPr="00E5031B">
        <w:rPr>
          <w:rFonts w:ascii="Arial" w:eastAsia="Times New Roman" w:hAnsi="Arial" w:cs="Arial"/>
          <w:color w:val="273B47"/>
          <w:sz w:val="24"/>
          <w:szCs w:val="24"/>
          <w:lang w:val="es-ES"/>
        </w:rPr>
        <w:t>renderizar</w:t>
      </w:r>
      <w:proofErr w:type="spellEnd"/>
      <w:r w:rsidRPr="00E5031B">
        <w:rPr>
          <w:rFonts w:ascii="Arial" w:eastAsia="Times New Roman" w:hAnsi="Arial" w:cs="Arial"/>
          <w:color w:val="273B47"/>
          <w:sz w:val="24"/>
          <w:szCs w:val="24"/>
          <w:lang w:val="es-ES"/>
        </w:rPr>
        <w:t xml:space="preserve"> todo el código de nuestra página web.</w:t>
      </w:r>
    </w:p>
    <w:p w:rsidR="00E5031B" w:rsidRPr="00E5031B" w:rsidRDefault="00E5031B" w:rsidP="00E5031B">
      <w:pPr>
        <w:shd w:val="clear" w:color="auto" w:fill="FFFFFF"/>
        <w:spacing w:before="113" w:after="113" w:line="240" w:lineRule="auto"/>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Pasos que sigue el navegador para construir las páginas web:</w:t>
      </w:r>
    </w:p>
    <w:p w:rsidR="00E5031B" w:rsidRPr="00E5031B" w:rsidRDefault="00E5031B" w:rsidP="00E5031B">
      <w:pPr>
        <w:numPr>
          <w:ilvl w:val="0"/>
          <w:numId w:val="4"/>
        </w:numPr>
        <w:shd w:val="clear" w:color="auto" w:fill="FFFFFF"/>
        <w:spacing w:after="0" w:line="240" w:lineRule="auto"/>
        <w:ind w:left="113" w:right="113"/>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Procesa el HTML para construir el DOM.</w:t>
      </w:r>
    </w:p>
    <w:p w:rsidR="00E5031B" w:rsidRPr="00E5031B" w:rsidRDefault="00E5031B" w:rsidP="00E5031B">
      <w:pPr>
        <w:numPr>
          <w:ilvl w:val="0"/>
          <w:numId w:val="4"/>
        </w:numPr>
        <w:shd w:val="clear" w:color="auto" w:fill="FFFFFF"/>
        <w:spacing w:after="0" w:line="240" w:lineRule="auto"/>
        <w:ind w:left="113" w:right="113"/>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Procesa el CSS para construir el CSSOM.</w:t>
      </w:r>
    </w:p>
    <w:p w:rsidR="00E5031B" w:rsidRPr="00E5031B" w:rsidRDefault="00E5031B" w:rsidP="00E5031B">
      <w:pPr>
        <w:numPr>
          <w:ilvl w:val="0"/>
          <w:numId w:val="4"/>
        </w:numPr>
        <w:shd w:val="clear" w:color="auto" w:fill="FFFFFF"/>
        <w:spacing w:after="0" w:line="240" w:lineRule="auto"/>
        <w:ind w:left="113" w:right="113"/>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 xml:space="preserve">El DOM se une con el CSSOM para crear el </w:t>
      </w:r>
      <w:proofErr w:type="spellStart"/>
      <w:r w:rsidRPr="00E5031B">
        <w:rPr>
          <w:rFonts w:ascii="Arial" w:eastAsia="Times New Roman" w:hAnsi="Arial" w:cs="Arial"/>
          <w:color w:val="273B47"/>
          <w:sz w:val="24"/>
          <w:szCs w:val="24"/>
          <w:lang w:val="es-ES"/>
        </w:rPr>
        <w:t>Render</w:t>
      </w:r>
      <w:proofErr w:type="spellEnd"/>
      <w:r w:rsidRPr="00E5031B">
        <w:rPr>
          <w:rFonts w:ascii="Arial" w:eastAsia="Times New Roman" w:hAnsi="Arial" w:cs="Arial"/>
          <w:color w:val="273B47"/>
          <w:sz w:val="24"/>
          <w:szCs w:val="24"/>
          <w:lang w:val="es-ES"/>
        </w:rPr>
        <w:t xml:space="preserve"> </w:t>
      </w:r>
      <w:proofErr w:type="spellStart"/>
      <w:r w:rsidRPr="00E5031B">
        <w:rPr>
          <w:rFonts w:ascii="Arial" w:eastAsia="Times New Roman" w:hAnsi="Arial" w:cs="Arial"/>
          <w:color w:val="273B47"/>
          <w:sz w:val="24"/>
          <w:szCs w:val="24"/>
          <w:lang w:val="es-ES"/>
        </w:rPr>
        <w:t>Tree</w:t>
      </w:r>
      <w:proofErr w:type="spellEnd"/>
      <w:r w:rsidRPr="00E5031B">
        <w:rPr>
          <w:rFonts w:ascii="Arial" w:eastAsia="Times New Roman" w:hAnsi="Arial" w:cs="Arial"/>
          <w:color w:val="273B47"/>
          <w:sz w:val="24"/>
          <w:szCs w:val="24"/>
          <w:lang w:val="es-ES"/>
        </w:rPr>
        <w:t>.</w:t>
      </w:r>
    </w:p>
    <w:p w:rsidR="00E5031B" w:rsidRPr="00E5031B" w:rsidRDefault="00E5031B" w:rsidP="00E5031B">
      <w:pPr>
        <w:numPr>
          <w:ilvl w:val="0"/>
          <w:numId w:val="4"/>
        </w:numPr>
        <w:shd w:val="clear" w:color="auto" w:fill="FFFFFF"/>
        <w:spacing w:after="0" w:line="240" w:lineRule="auto"/>
        <w:ind w:left="113" w:right="113"/>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 xml:space="preserve">Se aplican los estilos CSS en el </w:t>
      </w:r>
      <w:proofErr w:type="spellStart"/>
      <w:r w:rsidRPr="00E5031B">
        <w:rPr>
          <w:rFonts w:ascii="Arial" w:eastAsia="Times New Roman" w:hAnsi="Arial" w:cs="Arial"/>
          <w:color w:val="273B47"/>
          <w:sz w:val="24"/>
          <w:szCs w:val="24"/>
          <w:lang w:val="es-ES"/>
        </w:rPr>
        <w:t>Render</w:t>
      </w:r>
      <w:proofErr w:type="spellEnd"/>
      <w:r w:rsidRPr="00E5031B">
        <w:rPr>
          <w:rFonts w:ascii="Arial" w:eastAsia="Times New Roman" w:hAnsi="Arial" w:cs="Arial"/>
          <w:color w:val="273B47"/>
          <w:sz w:val="24"/>
          <w:szCs w:val="24"/>
          <w:lang w:val="es-ES"/>
        </w:rPr>
        <w:t xml:space="preserve"> </w:t>
      </w:r>
      <w:proofErr w:type="spellStart"/>
      <w:r w:rsidRPr="00E5031B">
        <w:rPr>
          <w:rFonts w:ascii="Arial" w:eastAsia="Times New Roman" w:hAnsi="Arial" w:cs="Arial"/>
          <w:color w:val="273B47"/>
          <w:sz w:val="24"/>
          <w:szCs w:val="24"/>
          <w:lang w:val="es-ES"/>
        </w:rPr>
        <w:t>Tree</w:t>
      </w:r>
      <w:proofErr w:type="spellEnd"/>
      <w:r w:rsidRPr="00E5031B">
        <w:rPr>
          <w:rFonts w:ascii="Arial" w:eastAsia="Times New Roman" w:hAnsi="Arial" w:cs="Arial"/>
          <w:color w:val="273B47"/>
          <w:sz w:val="24"/>
          <w:szCs w:val="24"/>
          <w:lang w:val="es-ES"/>
        </w:rPr>
        <w:t>.</w:t>
      </w:r>
    </w:p>
    <w:p w:rsidR="00E5031B" w:rsidRPr="00E5031B" w:rsidRDefault="00E5031B" w:rsidP="00E5031B">
      <w:pPr>
        <w:numPr>
          <w:ilvl w:val="0"/>
          <w:numId w:val="4"/>
        </w:numPr>
        <w:shd w:val="clear" w:color="auto" w:fill="FFFFFF"/>
        <w:spacing w:after="0" w:line="240" w:lineRule="auto"/>
        <w:ind w:left="113" w:right="113"/>
        <w:rPr>
          <w:rFonts w:ascii="Arial" w:eastAsia="Times New Roman" w:hAnsi="Arial" w:cs="Arial"/>
          <w:color w:val="273B47"/>
          <w:sz w:val="24"/>
          <w:szCs w:val="24"/>
          <w:lang w:val="es-ES"/>
        </w:rPr>
      </w:pPr>
      <w:r w:rsidRPr="00E5031B">
        <w:rPr>
          <w:rFonts w:ascii="Arial" w:eastAsia="Times New Roman" w:hAnsi="Arial" w:cs="Arial"/>
          <w:color w:val="273B47"/>
          <w:sz w:val="24"/>
          <w:szCs w:val="24"/>
          <w:lang w:val="es-ES"/>
        </w:rPr>
        <w:t>Se ““pintan”” los nodos en la pantalla para que los usuarios vean el contenido de la página web.</w:t>
      </w:r>
    </w:p>
    <w:p w:rsidR="00E5031B" w:rsidRDefault="00E5031B">
      <w:pPr>
        <w:rPr>
          <w:lang w:val="es-ES"/>
        </w:rPr>
      </w:pPr>
    </w:p>
    <w:p w:rsidR="00E5031B" w:rsidRDefault="00E5031B">
      <w:pPr>
        <w:rPr>
          <w:lang w:val="es-ES"/>
        </w:rPr>
      </w:pPr>
      <w:r>
        <w:rPr>
          <w:noProof/>
        </w:rPr>
        <w:lastRenderedPageBreak/>
        <w:drawing>
          <wp:inline distT="0" distB="0" distL="0" distR="0">
            <wp:extent cx="5612130" cy="6074901"/>
            <wp:effectExtent l="0" t="0" r="7620" b="2540"/>
            <wp:docPr id="2" name="Imagen 2" descr="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074901"/>
                    </a:xfrm>
                    <a:prstGeom prst="rect">
                      <a:avLst/>
                    </a:prstGeom>
                    <a:noFill/>
                    <a:ln>
                      <a:noFill/>
                    </a:ln>
                  </pic:spPr>
                </pic:pic>
              </a:graphicData>
            </a:graphic>
          </wp:inline>
        </w:drawing>
      </w:r>
    </w:p>
    <w:p w:rsidR="009E734B" w:rsidRDefault="009E734B">
      <w:pPr>
        <w:rPr>
          <w:lang w:val="es-ES"/>
        </w:rPr>
      </w:pPr>
      <w:r>
        <w:rPr>
          <w:noProof/>
        </w:rPr>
        <w:lastRenderedPageBreak/>
        <w:drawing>
          <wp:inline distT="0" distB="0" distL="0" distR="0">
            <wp:extent cx="5612130" cy="7016722"/>
            <wp:effectExtent l="0" t="0" r="7620" b="0"/>
            <wp:docPr id="3" name="Imagen 3" descr="Infografia-Frontend-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fia-Frontend-Javascrip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016722"/>
                    </a:xfrm>
                    <a:prstGeom prst="rect">
                      <a:avLst/>
                    </a:prstGeom>
                    <a:noFill/>
                    <a:ln>
                      <a:noFill/>
                    </a:ln>
                  </pic:spPr>
                </pic:pic>
              </a:graphicData>
            </a:graphic>
          </wp:inline>
        </w:drawing>
      </w:r>
    </w:p>
    <w:p w:rsidR="009E734B" w:rsidRPr="009E734B" w:rsidRDefault="009E734B" w:rsidP="009E734B">
      <w:pPr>
        <w:shd w:val="clear" w:color="auto" w:fill="FFFFFF"/>
        <w:spacing w:before="113" w:after="113" w:line="240" w:lineRule="auto"/>
        <w:rPr>
          <w:rFonts w:ascii="Arial" w:eastAsia="Times New Roman" w:hAnsi="Arial" w:cs="Arial"/>
          <w:color w:val="273B47"/>
          <w:sz w:val="24"/>
          <w:szCs w:val="24"/>
          <w:lang w:val="es-ES"/>
        </w:rPr>
      </w:pPr>
      <w:r w:rsidRPr="009E734B">
        <w:rPr>
          <w:rFonts w:ascii="Arial" w:eastAsia="Times New Roman" w:hAnsi="Arial" w:cs="Arial"/>
          <w:color w:val="273B47"/>
          <w:sz w:val="24"/>
          <w:szCs w:val="24"/>
          <w:lang w:val="es-ES"/>
        </w:rPr>
        <w:t>Nuestros elementos HTML se componen de:</w:t>
      </w:r>
    </w:p>
    <w:p w:rsidR="009E734B" w:rsidRPr="009E734B" w:rsidRDefault="009E734B" w:rsidP="009E734B">
      <w:pPr>
        <w:numPr>
          <w:ilvl w:val="0"/>
          <w:numId w:val="5"/>
        </w:numPr>
        <w:shd w:val="clear" w:color="auto" w:fill="FFFFFF"/>
        <w:spacing w:after="0" w:line="240" w:lineRule="auto"/>
        <w:ind w:left="113" w:right="113"/>
        <w:rPr>
          <w:rFonts w:ascii="Arial" w:eastAsia="Times New Roman" w:hAnsi="Arial" w:cs="Arial"/>
          <w:color w:val="273B47"/>
          <w:sz w:val="24"/>
          <w:szCs w:val="24"/>
        </w:rPr>
      </w:pPr>
      <w:r w:rsidRPr="009E734B">
        <w:rPr>
          <w:rFonts w:ascii="Arial" w:eastAsia="Times New Roman" w:hAnsi="Arial" w:cs="Arial"/>
          <w:b/>
          <w:bCs/>
          <w:color w:val="273B47"/>
          <w:sz w:val="24"/>
          <w:szCs w:val="24"/>
          <w:lang w:val="es-ES"/>
        </w:rPr>
        <w:t>Etiqueta de apertura</w:t>
      </w:r>
      <w:r w:rsidRPr="009E734B">
        <w:rPr>
          <w:rFonts w:ascii="Arial" w:eastAsia="Times New Roman" w:hAnsi="Arial" w:cs="Arial"/>
          <w:color w:val="273B47"/>
          <w:sz w:val="24"/>
          <w:szCs w:val="24"/>
          <w:lang w:val="es-ES"/>
        </w:rPr>
        <w:t xml:space="preserve">: el nombre de nuestra etiqueta encerrado entre símbolos de mayor o menor. </w:t>
      </w:r>
      <w:proofErr w:type="spellStart"/>
      <w:r w:rsidRPr="009E734B">
        <w:rPr>
          <w:rFonts w:ascii="Arial" w:eastAsia="Times New Roman" w:hAnsi="Arial" w:cs="Arial"/>
          <w:color w:val="273B47"/>
          <w:sz w:val="24"/>
          <w:szCs w:val="24"/>
        </w:rPr>
        <w:t>Por</w:t>
      </w:r>
      <w:proofErr w:type="spellEnd"/>
      <w:r w:rsidRPr="009E734B">
        <w:rPr>
          <w:rFonts w:ascii="Arial" w:eastAsia="Times New Roman" w:hAnsi="Arial" w:cs="Arial"/>
          <w:color w:val="273B47"/>
          <w:sz w:val="24"/>
          <w:szCs w:val="24"/>
        </w:rPr>
        <w:t xml:space="preserve"> </w:t>
      </w:r>
      <w:proofErr w:type="spellStart"/>
      <w:r w:rsidRPr="009E734B">
        <w:rPr>
          <w:rFonts w:ascii="Arial" w:eastAsia="Times New Roman" w:hAnsi="Arial" w:cs="Arial"/>
          <w:color w:val="273B47"/>
          <w:sz w:val="24"/>
          <w:szCs w:val="24"/>
        </w:rPr>
        <w:t>ejemplo</w:t>
      </w:r>
      <w:proofErr w:type="spellEnd"/>
      <w:r w:rsidRPr="009E734B">
        <w:rPr>
          <w:rFonts w:ascii="Arial" w:eastAsia="Times New Roman" w:hAnsi="Arial" w:cs="Arial"/>
          <w:color w:val="273B47"/>
          <w:sz w:val="24"/>
          <w:szCs w:val="24"/>
        </w:rPr>
        <w:t>: </w:t>
      </w:r>
      <w:r w:rsidRPr="009E734B">
        <w:rPr>
          <w:rFonts w:ascii="Courier New" w:eastAsia="Times New Roman" w:hAnsi="Courier New" w:cs="Courier New"/>
          <w:b/>
          <w:bCs/>
          <w:color w:val="273B47"/>
          <w:sz w:val="20"/>
          <w:szCs w:val="20"/>
        </w:rPr>
        <w:t>&lt;h1&gt;</w:t>
      </w:r>
      <w:r w:rsidRPr="009E734B">
        <w:rPr>
          <w:rFonts w:ascii="Arial" w:eastAsia="Times New Roman" w:hAnsi="Arial" w:cs="Arial"/>
          <w:color w:val="273B47"/>
          <w:sz w:val="24"/>
          <w:szCs w:val="24"/>
        </w:rPr>
        <w:t>.</w:t>
      </w:r>
    </w:p>
    <w:p w:rsidR="009E734B" w:rsidRPr="009E734B" w:rsidRDefault="009E734B" w:rsidP="009E734B">
      <w:pPr>
        <w:numPr>
          <w:ilvl w:val="0"/>
          <w:numId w:val="5"/>
        </w:numPr>
        <w:shd w:val="clear" w:color="auto" w:fill="FFFFFF"/>
        <w:spacing w:after="0" w:line="240" w:lineRule="auto"/>
        <w:ind w:left="113" w:right="113"/>
        <w:rPr>
          <w:rFonts w:ascii="Arial" w:eastAsia="Times New Roman" w:hAnsi="Arial" w:cs="Arial"/>
          <w:color w:val="273B47"/>
          <w:sz w:val="24"/>
          <w:szCs w:val="24"/>
          <w:lang w:val="es-ES"/>
        </w:rPr>
      </w:pPr>
      <w:r w:rsidRPr="009E734B">
        <w:rPr>
          <w:rFonts w:ascii="Arial" w:eastAsia="Times New Roman" w:hAnsi="Arial" w:cs="Arial"/>
          <w:b/>
          <w:bCs/>
          <w:color w:val="273B47"/>
          <w:sz w:val="24"/>
          <w:szCs w:val="24"/>
          <w:lang w:val="es-ES"/>
        </w:rPr>
        <w:t>Contenido</w:t>
      </w:r>
      <w:r w:rsidRPr="009E734B">
        <w:rPr>
          <w:rFonts w:ascii="Arial" w:eastAsia="Times New Roman" w:hAnsi="Arial" w:cs="Arial"/>
          <w:color w:val="273B47"/>
          <w:sz w:val="24"/>
          <w:szCs w:val="24"/>
          <w:lang w:val="es-ES"/>
        </w:rPr>
        <w:t>: dentro de nuestras etiquetas podemos añadir texto u otros elementos HTML, lo que conocemos como </w:t>
      </w:r>
      <w:r w:rsidRPr="009E734B">
        <w:rPr>
          <w:rFonts w:ascii="Arial" w:eastAsia="Times New Roman" w:hAnsi="Arial" w:cs="Arial"/>
          <w:b/>
          <w:bCs/>
          <w:color w:val="273B47"/>
          <w:sz w:val="24"/>
          <w:szCs w:val="24"/>
          <w:lang w:val="es-ES"/>
        </w:rPr>
        <w:t>anidamiento</w:t>
      </w:r>
      <w:r w:rsidRPr="009E734B">
        <w:rPr>
          <w:rFonts w:ascii="Arial" w:eastAsia="Times New Roman" w:hAnsi="Arial" w:cs="Arial"/>
          <w:color w:val="273B47"/>
          <w:sz w:val="24"/>
          <w:szCs w:val="24"/>
          <w:lang w:val="es-ES"/>
        </w:rPr>
        <w:t>.</w:t>
      </w:r>
    </w:p>
    <w:p w:rsidR="009E734B" w:rsidRPr="009E734B" w:rsidRDefault="009E734B" w:rsidP="009E734B">
      <w:pPr>
        <w:numPr>
          <w:ilvl w:val="0"/>
          <w:numId w:val="5"/>
        </w:numPr>
        <w:shd w:val="clear" w:color="auto" w:fill="FFFFFF"/>
        <w:spacing w:after="0" w:line="240" w:lineRule="auto"/>
        <w:ind w:left="113" w:right="113"/>
        <w:rPr>
          <w:rFonts w:ascii="Arial" w:eastAsia="Times New Roman" w:hAnsi="Arial" w:cs="Arial"/>
          <w:color w:val="273B47"/>
          <w:sz w:val="24"/>
          <w:szCs w:val="24"/>
        </w:rPr>
      </w:pPr>
      <w:r w:rsidRPr="009E734B">
        <w:rPr>
          <w:rFonts w:ascii="Arial" w:eastAsia="Times New Roman" w:hAnsi="Arial" w:cs="Arial"/>
          <w:b/>
          <w:bCs/>
          <w:color w:val="273B47"/>
          <w:sz w:val="24"/>
          <w:szCs w:val="24"/>
          <w:lang w:val="es-ES"/>
        </w:rPr>
        <w:lastRenderedPageBreak/>
        <w:t>Etiqueta de cierre</w:t>
      </w:r>
      <w:r w:rsidRPr="009E734B">
        <w:rPr>
          <w:rFonts w:ascii="Arial" w:eastAsia="Times New Roman" w:hAnsi="Arial" w:cs="Arial"/>
          <w:color w:val="273B47"/>
          <w:sz w:val="24"/>
          <w:szCs w:val="24"/>
          <w:lang w:val="es-ES"/>
        </w:rPr>
        <w:t xml:space="preserve">: son casi iguales que las etiquetas de apertura, pero también necesitan un </w:t>
      </w:r>
      <w:proofErr w:type="spellStart"/>
      <w:r w:rsidRPr="009E734B">
        <w:rPr>
          <w:rFonts w:ascii="Arial" w:eastAsia="Times New Roman" w:hAnsi="Arial" w:cs="Arial"/>
          <w:color w:val="273B47"/>
          <w:sz w:val="24"/>
          <w:szCs w:val="24"/>
          <w:lang w:val="es-ES"/>
        </w:rPr>
        <w:t>slash</w:t>
      </w:r>
      <w:proofErr w:type="spellEnd"/>
      <w:r w:rsidRPr="009E734B">
        <w:rPr>
          <w:rFonts w:ascii="Arial" w:eastAsia="Times New Roman" w:hAnsi="Arial" w:cs="Arial"/>
          <w:color w:val="273B47"/>
          <w:sz w:val="24"/>
          <w:szCs w:val="24"/>
          <w:lang w:val="es-ES"/>
        </w:rPr>
        <w:t xml:space="preserve"> (</w:t>
      </w:r>
      <w:r w:rsidRPr="009E734B">
        <w:rPr>
          <w:rFonts w:ascii="Courier New" w:eastAsia="Times New Roman" w:hAnsi="Courier New" w:cs="Courier New"/>
          <w:b/>
          <w:bCs/>
          <w:color w:val="273B47"/>
          <w:sz w:val="20"/>
          <w:szCs w:val="20"/>
          <w:lang w:val="es-ES"/>
        </w:rPr>
        <w:t>/</w:t>
      </w:r>
      <w:r w:rsidRPr="009E734B">
        <w:rPr>
          <w:rFonts w:ascii="Arial" w:eastAsia="Times New Roman" w:hAnsi="Arial" w:cs="Arial"/>
          <w:color w:val="273B47"/>
          <w:sz w:val="24"/>
          <w:szCs w:val="24"/>
          <w:lang w:val="es-ES"/>
        </w:rPr>
        <w:t xml:space="preserve">) antes del nombre de la etiqueta. </w:t>
      </w:r>
      <w:proofErr w:type="spellStart"/>
      <w:r w:rsidRPr="009E734B">
        <w:rPr>
          <w:rFonts w:ascii="Arial" w:eastAsia="Times New Roman" w:hAnsi="Arial" w:cs="Arial"/>
          <w:color w:val="273B47"/>
          <w:sz w:val="24"/>
          <w:szCs w:val="24"/>
        </w:rPr>
        <w:t>Por</w:t>
      </w:r>
      <w:proofErr w:type="spellEnd"/>
      <w:r w:rsidRPr="009E734B">
        <w:rPr>
          <w:rFonts w:ascii="Arial" w:eastAsia="Times New Roman" w:hAnsi="Arial" w:cs="Arial"/>
          <w:color w:val="273B47"/>
          <w:sz w:val="24"/>
          <w:szCs w:val="24"/>
        </w:rPr>
        <w:t xml:space="preserve"> </w:t>
      </w:r>
      <w:proofErr w:type="spellStart"/>
      <w:r w:rsidRPr="009E734B">
        <w:rPr>
          <w:rFonts w:ascii="Arial" w:eastAsia="Times New Roman" w:hAnsi="Arial" w:cs="Arial"/>
          <w:color w:val="273B47"/>
          <w:sz w:val="24"/>
          <w:szCs w:val="24"/>
        </w:rPr>
        <w:t>ejemplo</w:t>
      </w:r>
      <w:proofErr w:type="spellEnd"/>
      <w:r w:rsidRPr="009E734B">
        <w:rPr>
          <w:rFonts w:ascii="Arial" w:eastAsia="Times New Roman" w:hAnsi="Arial" w:cs="Arial"/>
          <w:color w:val="273B47"/>
          <w:sz w:val="24"/>
          <w:szCs w:val="24"/>
        </w:rPr>
        <w:t>: </w:t>
      </w:r>
      <w:r w:rsidRPr="009E734B">
        <w:rPr>
          <w:rFonts w:ascii="Courier New" w:eastAsia="Times New Roman" w:hAnsi="Courier New" w:cs="Courier New"/>
          <w:b/>
          <w:bCs/>
          <w:color w:val="273B47"/>
          <w:sz w:val="20"/>
          <w:szCs w:val="20"/>
        </w:rPr>
        <w:t>&lt;/h1&gt;</w:t>
      </w:r>
      <w:r w:rsidRPr="009E734B">
        <w:rPr>
          <w:rFonts w:ascii="Arial" w:eastAsia="Times New Roman" w:hAnsi="Arial" w:cs="Arial"/>
          <w:color w:val="273B47"/>
          <w:sz w:val="24"/>
          <w:szCs w:val="24"/>
        </w:rPr>
        <w:t>.</w:t>
      </w:r>
    </w:p>
    <w:p w:rsidR="009E734B" w:rsidRPr="009E734B" w:rsidRDefault="009E734B" w:rsidP="009E734B">
      <w:pPr>
        <w:shd w:val="clear" w:color="auto" w:fill="FFFFFF"/>
        <w:spacing w:after="0" w:line="240" w:lineRule="auto"/>
        <w:rPr>
          <w:rFonts w:ascii="Arial" w:eastAsia="Times New Roman" w:hAnsi="Arial" w:cs="Arial"/>
          <w:color w:val="273B47"/>
          <w:sz w:val="24"/>
          <w:szCs w:val="24"/>
          <w:lang w:val="es-ES"/>
        </w:rPr>
      </w:pPr>
      <w:r w:rsidRPr="009E734B">
        <w:rPr>
          <w:rFonts w:ascii="Arial" w:eastAsia="Times New Roman" w:hAnsi="Arial" w:cs="Arial"/>
          <w:color w:val="273B47"/>
          <w:sz w:val="24"/>
          <w:szCs w:val="24"/>
          <w:lang w:val="es-ES"/>
        </w:rPr>
        <w:t>Las etiquetas de apertura también pueden tener atributos. Los atributos nos permiten definir características especiales para nuestros elementos: </w:t>
      </w:r>
      <w:r w:rsidRPr="009E734B">
        <w:rPr>
          <w:rFonts w:ascii="Courier New" w:eastAsia="Times New Roman" w:hAnsi="Courier New" w:cs="Courier New"/>
          <w:b/>
          <w:bCs/>
          <w:color w:val="273B47"/>
          <w:sz w:val="20"/>
          <w:szCs w:val="20"/>
          <w:lang w:val="es-ES"/>
        </w:rPr>
        <w:t>&lt;etiqueta atributo=""valor del atributo""&gt;</w:t>
      </w:r>
      <w:r w:rsidRPr="009E734B">
        <w:rPr>
          <w:rFonts w:ascii="Arial" w:eastAsia="Times New Roman" w:hAnsi="Arial" w:cs="Arial"/>
          <w:color w:val="273B47"/>
          <w:sz w:val="24"/>
          <w:szCs w:val="24"/>
          <w:lang w:val="es-ES"/>
        </w:rPr>
        <w:t>. Por ejemplo: </w:t>
      </w:r>
      <w:r w:rsidRPr="009E734B">
        <w:rPr>
          <w:rFonts w:ascii="Courier New" w:eastAsia="Times New Roman" w:hAnsi="Courier New" w:cs="Courier New"/>
          <w:b/>
          <w:bCs/>
          <w:color w:val="273B47"/>
          <w:sz w:val="20"/>
          <w:szCs w:val="20"/>
          <w:lang w:val="es-ES"/>
        </w:rPr>
        <w:t xml:space="preserve">&lt;h1 </w:t>
      </w:r>
      <w:proofErr w:type="spellStart"/>
      <w:r w:rsidRPr="009E734B">
        <w:rPr>
          <w:rFonts w:ascii="Courier New" w:eastAsia="Times New Roman" w:hAnsi="Courier New" w:cs="Courier New"/>
          <w:b/>
          <w:bCs/>
          <w:color w:val="273B47"/>
          <w:sz w:val="20"/>
          <w:szCs w:val="20"/>
          <w:lang w:val="es-ES"/>
        </w:rPr>
        <w:t>class</w:t>
      </w:r>
      <w:proofErr w:type="spellEnd"/>
      <w:r w:rsidRPr="009E734B">
        <w:rPr>
          <w:rFonts w:ascii="Courier New" w:eastAsia="Times New Roman" w:hAnsi="Courier New" w:cs="Courier New"/>
          <w:b/>
          <w:bCs/>
          <w:color w:val="273B47"/>
          <w:sz w:val="20"/>
          <w:szCs w:val="20"/>
          <w:lang w:val="es-ES"/>
        </w:rPr>
        <w:t>=""saludo""&gt;</w:t>
      </w:r>
      <w:r w:rsidRPr="009E734B">
        <w:rPr>
          <w:rFonts w:ascii="Arial" w:eastAsia="Times New Roman" w:hAnsi="Arial" w:cs="Arial"/>
          <w:color w:val="273B47"/>
          <w:sz w:val="24"/>
          <w:szCs w:val="24"/>
          <w:lang w:val="es-ES"/>
        </w:rPr>
        <w:t>.</w:t>
      </w:r>
    </w:p>
    <w:p w:rsidR="009E734B" w:rsidRPr="00127F1B" w:rsidRDefault="009E734B" w:rsidP="009E734B">
      <w:pPr>
        <w:shd w:val="clear" w:color="auto" w:fill="FFFFFF"/>
        <w:spacing w:after="0" w:line="240" w:lineRule="auto"/>
        <w:rPr>
          <w:rFonts w:ascii="Arial" w:eastAsia="Times New Roman" w:hAnsi="Arial" w:cs="Arial"/>
          <w:color w:val="273B47"/>
          <w:sz w:val="24"/>
          <w:szCs w:val="24"/>
          <w:lang w:val="es-ES"/>
        </w:rPr>
      </w:pPr>
      <w:r w:rsidRPr="009E734B">
        <w:rPr>
          <w:rFonts w:ascii="Arial" w:eastAsia="Times New Roman" w:hAnsi="Arial" w:cs="Arial"/>
          <w:color w:val="273B47"/>
          <w:sz w:val="24"/>
          <w:szCs w:val="24"/>
          <w:lang w:val="es-ES"/>
        </w:rPr>
        <w:t xml:space="preserve">También existen elementos vacíos. Estos elementos no tienen contenido ni etiqueta de cierre, solo etiqueta de apertura y atributos. </w:t>
      </w:r>
      <w:r w:rsidRPr="00127F1B">
        <w:rPr>
          <w:rFonts w:ascii="Arial" w:eastAsia="Times New Roman" w:hAnsi="Arial" w:cs="Arial"/>
          <w:color w:val="273B47"/>
          <w:sz w:val="24"/>
          <w:szCs w:val="24"/>
          <w:lang w:val="es-ES"/>
        </w:rPr>
        <w:t>Por ejemplo: </w:t>
      </w:r>
      <w:r w:rsidRPr="00127F1B">
        <w:rPr>
          <w:rFonts w:ascii="Courier New" w:eastAsia="Times New Roman" w:hAnsi="Courier New" w:cs="Courier New"/>
          <w:b/>
          <w:bCs/>
          <w:color w:val="273B47"/>
          <w:sz w:val="20"/>
          <w:szCs w:val="20"/>
          <w:lang w:val="es-ES"/>
        </w:rPr>
        <w:t>&lt;</w:t>
      </w:r>
      <w:proofErr w:type="spellStart"/>
      <w:r w:rsidRPr="00127F1B">
        <w:rPr>
          <w:rFonts w:ascii="Courier New" w:eastAsia="Times New Roman" w:hAnsi="Courier New" w:cs="Courier New"/>
          <w:b/>
          <w:bCs/>
          <w:color w:val="273B47"/>
          <w:sz w:val="20"/>
          <w:szCs w:val="20"/>
          <w:lang w:val="es-ES"/>
        </w:rPr>
        <w:t>img</w:t>
      </w:r>
      <w:proofErr w:type="spellEnd"/>
      <w:r w:rsidRPr="00127F1B">
        <w:rPr>
          <w:rFonts w:ascii="Courier New" w:eastAsia="Times New Roman" w:hAnsi="Courier New" w:cs="Courier New"/>
          <w:b/>
          <w:bCs/>
          <w:color w:val="273B47"/>
          <w:sz w:val="20"/>
          <w:szCs w:val="20"/>
          <w:lang w:val="es-ES"/>
        </w:rPr>
        <w:t xml:space="preserve"> </w:t>
      </w:r>
      <w:proofErr w:type="spellStart"/>
      <w:r w:rsidRPr="00127F1B">
        <w:rPr>
          <w:rFonts w:ascii="Courier New" w:eastAsia="Times New Roman" w:hAnsi="Courier New" w:cs="Courier New"/>
          <w:b/>
          <w:bCs/>
          <w:color w:val="273B47"/>
          <w:sz w:val="20"/>
          <w:szCs w:val="20"/>
          <w:lang w:val="es-ES"/>
        </w:rPr>
        <w:t>src</w:t>
      </w:r>
      <w:proofErr w:type="spellEnd"/>
      <w:r w:rsidRPr="00127F1B">
        <w:rPr>
          <w:rFonts w:ascii="Courier New" w:eastAsia="Times New Roman" w:hAnsi="Courier New" w:cs="Courier New"/>
          <w:b/>
          <w:bCs/>
          <w:color w:val="273B47"/>
          <w:sz w:val="20"/>
          <w:szCs w:val="20"/>
          <w:lang w:val="es-ES"/>
        </w:rPr>
        <w:t xml:space="preserve">=""puppy.png"" </w:t>
      </w:r>
      <w:proofErr w:type="spellStart"/>
      <w:r w:rsidRPr="00127F1B">
        <w:rPr>
          <w:rFonts w:ascii="Courier New" w:eastAsia="Times New Roman" w:hAnsi="Courier New" w:cs="Courier New"/>
          <w:b/>
          <w:bCs/>
          <w:color w:val="273B47"/>
          <w:sz w:val="20"/>
          <w:szCs w:val="20"/>
          <w:lang w:val="es-ES"/>
        </w:rPr>
        <w:t>alt</w:t>
      </w:r>
      <w:proofErr w:type="spellEnd"/>
      <w:r w:rsidRPr="00127F1B">
        <w:rPr>
          <w:rFonts w:ascii="Courier New" w:eastAsia="Times New Roman" w:hAnsi="Courier New" w:cs="Courier New"/>
          <w:b/>
          <w:bCs/>
          <w:color w:val="273B47"/>
          <w:sz w:val="20"/>
          <w:szCs w:val="20"/>
          <w:lang w:val="es-ES"/>
        </w:rPr>
        <w:t>=""mi mascota""&gt;</w:t>
      </w:r>
      <w:r w:rsidRPr="00127F1B">
        <w:rPr>
          <w:rFonts w:ascii="Arial" w:eastAsia="Times New Roman" w:hAnsi="Arial" w:cs="Arial"/>
          <w:color w:val="273B47"/>
          <w:sz w:val="24"/>
          <w:szCs w:val="24"/>
          <w:lang w:val="es-ES"/>
        </w:rPr>
        <w:t>.</w:t>
      </w:r>
    </w:p>
    <w:p w:rsidR="009E734B" w:rsidRDefault="009E734B">
      <w:pPr>
        <w:rPr>
          <w:lang w:val="es-ES"/>
        </w:rPr>
      </w:pPr>
    </w:p>
    <w:p w:rsidR="009E734B" w:rsidRPr="009E734B" w:rsidRDefault="009E734B" w:rsidP="009E734B">
      <w:pPr>
        <w:shd w:val="clear" w:color="auto" w:fill="FFFFFF"/>
        <w:spacing w:after="0" w:line="240" w:lineRule="auto"/>
        <w:rPr>
          <w:rFonts w:ascii="Arial" w:eastAsia="Times New Roman" w:hAnsi="Arial" w:cs="Arial"/>
          <w:color w:val="4A4A4A"/>
          <w:sz w:val="24"/>
          <w:szCs w:val="24"/>
          <w:lang w:val="es-ES"/>
        </w:rPr>
      </w:pPr>
      <w:r w:rsidRPr="009E734B">
        <w:rPr>
          <w:rFonts w:ascii="Arial" w:eastAsia="Times New Roman" w:hAnsi="Arial" w:cs="Arial"/>
          <w:color w:val="4A4A4A"/>
          <w:sz w:val="24"/>
          <w:szCs w:val="24"/>
          <w:lang w:val="es-ES"/>
        </w:rPr>
        <w:t>Ya que no quedo claro en el video les cuento que la etiqueta meta con el atributo </w:t>
      </w:r>
      <w:proofErr w:type="spellStart"/>
      <w:r w:rsidRPr="009E734B">
        <w:rPr>
          <w:rFonts w:ascii="Courier New" w:eastAsia="Times New Roman" w:hAnsi="Courier New" w:cs="Courier New"/>
          <w:color w:val="4A4A4A"/>
          <w:sz w:val="20"/>
          <w:szCs w:val="20"/>
          <w:lang w:val="es-ES"/>
        </w:rPr>
        <w:t>viewport</w:t>
      </w:r>
      <w:proofErr w:type="spellEnd"/>
      <w:r w:rsidRPr="009E734B">
        <w:rPr>
          <w:rFonts w:ascii="Arial" w:eastAsia="Times New Roman" w:hAnsi="Arial" w:cs="Arial"/>
          <w:color w:val="4A4A4A"/>
          <w:sz w:val="24"/>
          <w:szCs w:val="24"/>
          <w:lang w:val="es-ES"/>
        </w:rPr>
        <w:t> sirve para definir la escala visual del sitio.</w:t>
      </w:r>
    </w:p>
    <w:p w:rsidR="009E734B" w:rsidRPr="009E734B" w:rsidRDefault="009E734B" w:rsidP="009E734B">
      <w:pPr>
        <w:shd w:val="clear" w:color="auto" w:fill="FFFFFF"/>
        <w:spacing w:after="0" w:line="240" w:lineRule="auto"/>
        <w:rPr>
          <w:rFonts w:ascii="Arial" w:eastAsia="Times New Roman" w:hAnsi="Arial" w:cs="Arial"/>
          <w:color w:val="4A4A4A"/>
          <w:sz w:val="24"/>
          <w:szCs w:val="24"/>
          <w:lang w:val="es-ES"/>
        </w:rPr>
      </w:pPr>
      <w:r w:rsidRPr="009E734B">
        <w:rPr>
          <w:rFonts w:ascii="Arial" w:eastAsia="Times New Roman" w:hAnsi="Arial" w:cs="Arial"/>
          <w:color w:val="4A4A4A"/>
          <w:sz w:val="24"/>
          <w:szCs w:val="24"/>
          <w:lang w:val="es-ES"/>
        </w:rPr>
        <w:t>En pocas palabras si defines también el atributo </w:t>
      </w:r>
      <w:proofErr w:type="spellStart"/>
      <w:r w:rsidRPr="009E734B">
        <w:rPr>
          <w:rFonts w:ascii="Courier New" w:eastAsia="Times New Roman" w:hAnsi="Courier New" w:cs="Courier New"/>
          <w:color w:val="4A4A4A"/>
          <w:sz w:val="20"/>
          <w:szCs w:val="20"/>
          <w:lang w:val="es-ES"/>
        </w:rPr>
        <w:t>content</w:t>
      </w:r>
      <w:proofErr w:type="spellEnd"/>
      <w:r w:rsidRPr="009E734B">
        <w:rPr>
          <w:rFonts w:ascii="Arial" w:eastAsia="Times New Roman" w:hAnsi="Arial" w:cs="Arial"/>
          <w:color w:val="4A4A4A"/>
          <w:sz w:val="24"/>
          <w:szCs w:val="24"/>
          <w:lang w:val="es-ES"/>
        </w:rPr>
        <w:t> después del atributo </w:t>
      </w:r>
      <w:proofErr w:type="spellStart"/>
      <w:r w:rsidRPr="009E734B">
        <w:rPr>
          <w:rFonts w:ascii="Courier New" w:eastAsia="Times New Roman" w:hAnsi="Courier New" w:cs="Courier New"/>
          <w:color w:val="4A4A4A"/>
          <w:sz w:val="20"/>
          <w:szCs w:val="20"/>
          <w:lang w:val="es-ES"/>
        </w:rPr>
        <w:t>viewport</w:t>
      </w:r>
      <w:proofErr w:type="spellEnd"/>
      <w:r w:rsidRPr="009E734B">
        <w:rPr>
          <w:rFonts w:ascii="Arial" w:eastAsia="Times New Roman" w:hAnsi="Arial" w:cs="Arial"/>
          <w:color w:val="4A4A4A"/>
          <w:sz w:val="24"/>
          <w:szCs w:val="24"/>
          <w:lang w:val="es-ES"/>
        </w:rPr>
        <w:t> en la misma etiqueta meta con el valor: </w:t>
      </w:r>
      <w:r w:rsidRPr="009E734B">
        <w:rPr>
          <w:rFonts w:ascii="Courier New" w:eastAsia="Times New Roman" w:hAnsi="Courier New" w:cs="Courier New"/>
          <w:color w:val="4A4A4A"/>
          <w:sz w:val="20"/>
          <w:szCs w:val="20"/>
          <w:lang w:val="es-ES"/>
        </w:rPr>
        <w:t>"</w:t>
      </w:r>
      <w:proofErr w:type="spellStart"/>
      <w:r w:rsidRPr="009E734B">
        <w:rPr>
          <w:rFonts w:ascii="Courier New" w:eastAsia="Times New Roman" w:hAnsi="Courier New" w:cs="Courier New"/>
          <w:color w:val="4A4A4A"/>
          <w:sz w:val="20"/>
          <w:szCs w:val="20"/>
          <w:lang w:val="es-ES"/>
        </w:rPr>
        <w:t>width</w:t>
      </w:r>
      <w:proofErr w:type="spellEnd"/>
      <w:r w:rsidRPr="009E734B">
        <w:rPr>
          <w:rFonts w:ascii="Courier New" w:eastAsia="Times New Roman" w:hAnsi="Courier New" w:cs="Courier New"/>
          <w:color w:val="4A4A4A"/>
          <w:sz w:val="20"/>
          <w:szCs w:val="20"/>
          <w:lang w:val="es-ES"/>
        </w:rPr>
        <w:t>=</w:t>
      </w:r>
      <w:proofErr w:type="spellStart"/>
      <w:r w:rsidRPr="009E734B">
        <w:rPr>
          <w:rFonts w:ascii="Courier New" w:eastAsia="Times New Roman" w:hAnsi="Courier New" w:cs="Courier New"/>
          <w:color w:val="4A4A4A"/>
          <w:sz w:val="20"/>
          <w:szCs w:val="20"/>
          <w:lang w:val="es-ES"/>
        </w:rPr>
        <w:t>device-width</w:t>
      </w:r>
      <w:proofErr w:type="spellEnd"/>
      <w:r w:rsidRPr="009E734B">
        <w:rPr>
          <w:rFonts w:ascii="Courier New" w:eastAsia="Times New Roman" w:hAnsi="Courier New" w:cs="Courier New"/>
          <w:color w:val="4A4A4A"/>
          <w:sz w:val="20"/>
          <w:szCs w:val="20"/>
          <w:lang w:val="es-ES"/>
        </w:rPr>
        <w:t xml:space="preserve">, </w:t>
      </w:r>
      <w:proofErr w:type="spellStart"/>
      <w:r w:rsidRPr="009E734B">
        <w:rPr>
          <w:rFonts w:ascii="Courier New" w:eastAsia="Times New Roman" w:hAnsi="Courier New" w:cs="Courier New"/>
          <w:color w:val="4A4A4A"/>
          <w:sz w:val="20"/>
          <w:szCs w:val="20"/>
          <w:lang w:val="es-ES"/>
        </w:rPr>
        <w:t>initial-scale</w:t>
      </w:r>
      <w:proofErr w:type="spellEnd"/>
      <w:r w:rsidRPr="009E734B">
        <w:rPr>
          <w:rFonts w:ascii="Courier New" w:eastAsia="Times New Roman" w:hAnsi="Courier New" w:cs="Courier New"/>
          <w:color w:val="4A4A4A"/>
          <w:sz w:val="20"/>
          <w:szCs w:val="20"/>
          <w:lang w:val="es-ES"/>
        </w:rPr>
        <w:t>=1"</w:t>
      </w:r>
      <w:r w:rsidRPr="009E734B">
        <w:rPr>
          <w:rFonts w:ascii="Arial" w:eastAsia="Times New Roman" w:hAnsi="Arial" w:cs="Arial"/>
          <w:color w:val="4A4A4A"/>
          <w:sz w:val="24"/>
          <w:szCs w:val="24"/>
          <w:lang w:val="es-ES"/>
        </w:rPr>
        <w:t xml:space="preserve"> le estamos diciendo a nuestro sitio web que ancho máximo de nuestra página web será el ancho del dispositivo desde donde se esté </w:t>
      </w:r>
      <w:proofErr w:type="spellStart"/>
      <w:r w:rsidRPr="009E734B">
        <w:rPr>
          <w:rFonts w:ascii="Arial" w:eastAsia="Times New Roman" w:hAnsi="Arial" w:cs="Arial"/>
          <w:color w:val="4A4A4A"/>
          <w:sz w:val="24"/>
          <w:szCs w:val="24"/>
          <w:lang w:val="es-ES"/>
        </w:rPr>
        <w:t>aperturando</w:t>
      </w:r>
      <w:proofErr w:type="spellEnd"/>
      <w:r w:rsidRPr="009E734B">
        <w:rPr>
          <w:rFonts w:ascii="Arial" w:eastAsia="Times New Roman" w:hAnsi="Arial" w:cs="Arial"/>
          <w:color w:val="4A4A4A"/>
          <w:sz w:val="24"/>
          <w:szCs w:val="24"/>
          <w:lang w:val="es-ES"/>
        </w:rPr>
        <w:t xml:space="preserve"> el sitio web (móvil, </w:t>
      </w:r>
      <w:proofErr w:type="spellStart"/>
      <w:r w:rsidRPr="009E734B">
        <w:rPr>
          <w:rFonts w:ascii="Arial" w:eastAsia="Times New Roman" w:hAnsi="Arial" w:cs="Arial"/>
          <w:color w:val="4A4A4A"/>
          <w:sz w:val="24"/>
          <w:szCs w:val="24"/>
          <w:lang w:val="es-ES"/>
        </w:rPr>
        <w:t>tablet</w:t>
      </w:r>
      <w:proofErr w:type="spellEnd"/>
      <w:r w:rsidRPr="009E734B">
        <w:rPr>
          <w:rFonts w:ascii="Arial" w:eastAsia="Times New Roman" w:hAnsi="Arial" w:cs="Arial"/>
          <w:color w:val="4A4A4A"/>
          <w:sz w:val="24"/>
          <w:szCs w:val="24"/>
          <w:lang w:val="es-ES"/>
        </w:rPr>
        <w:t>, pc).</w:t>
      </w:r>
    </w:p>
    <w:p w:rsidR="009E734B" w:rsidRPr="009E734B" w:rsidRDefault="009E734B" w:rsidP="009E734B">
      <w:pPr>
        <w:shd w:val="clear" w:color="auto" w:fill="FFFFFF"/>
        <w:spacing w:after="0" w:line="240" w:lineRule="auto"/>
        <w:rPr>
          <w:rFonts w:ascii="Arial" w:eastAsia="Times New Roman" w:hAnsi="Arial" w:cs="Arial"/>
          <w:color w:val="4A4A4A"/>
          <w:sz w:val="24"/>
          <w:szCs w:val="24"/>
          <w:lang w:val="es-ES"/>
        </w:rPr>
      </w:pPr>
      <w:r w:rsidRPr="009E734B">
        <w:rPr>
          <w:rFonts w:ascii="Arial" w:eastAsia="Times New Roman" w:hAnsi="Arial" w:cs="Arial"/>
          <w:color w:val="4A4A4A"/>
          <w:sz w:val="24"/>
          <w:szCs w:val="24"/>
          <w:lang w:val="es-ES"/>
        </w:rPr>
        <w:t>Les dejo una pequeña imagen de un sitio web donde se compara el uso de la etiqueta meta con el atributo </w:t>
      </w:r>
      <w:proofErr w:type="spellStart"/>
      <w:r w:rsidRPr="009E734B">
        <w:rPr>
          <w:rFonts w:ascii="Courier New" w:eastAsia="Times New Roman" w:hAnsi="Courier New" w:cs="Courier New"/>
          <w:color w:val="4A4A4A"/>
          <w:sz w:val="20"/>
          <w:szCs w:val="20"/>
          <w:lang w:val="es-ES"/>
        </w:rPr>
        <w:t>viewport</w:t>
      </w:r>
      <w:proofErr w:type="spellEnd"/>
      <w:r w:rsidRPr="009E734B">
        <w:rPr>
          <w:rFonts w:ascii="Arial" w:eastAsia="Times New Roman" w:hAnsi="Arial" w:cs="Arial"/>
          <w:color w:val="4A4A4A"/>
          <w:sz w:val="24"/>
          <w:szCs w:val="24"/>
          <w:lang w:val="es-ES"/>
        </w:rPr>
        <w:t> definido.</w:t>
      </w:r>
    </w:p>
    <w:p w:rsidR="009E734B" w:rsidRDefault="009E734B" w:rsidP="009E734B">
      <w:pPr>
        <w:rPr>
          <w:lang w:val="es-ES"/>
        </w:rPr>
      </w:pPr>
      <w:r w:rsidRPr="009E734B">
        <w:rPr>
          <w:rFonts w:ascii="Times New Roman" w:eastAsia="Times New Roman" w:hAnsi="Times New Roman" w:cs="Times New Roman"/>
          <w:noProof/>
          <w:sz w:val="24"/>
          <w:szCs w:val="24"/>
        </w:rPr>
        <w:drawing>
          <wp:inline distT="0" distB="0" distL="0" distR="0">
            <wp:extent cx="5713730" cy="4904740"/>
            <wp:effectExtent l="0" t="0" r="1270" b="0"/>
            <wp:docPr id="4" name="Imagen 4" descr="https://blog.hubspot.com/hs-fs/hubfs/viewport-1.png?width=1280&amp;name=view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hubspot.com/hs-fs/hubfs/viewport-1.png?width=1280&amp;name=viewpo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730" cy="4904740"/>
                    </a:xfrm>
                    <a:prstGeom prst="rect">
                      <a:avLst/>
                    </a:prstGeom>
                    <a:noFill/>
                    <a:ln>
                      <a:noFill/>
                    </a:ln>
                  </pic:spPr>
                </pic:pic>
              </a:graphicData>
            </a:graphic>
          </wp:inline>
        </w:drawing>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b/>
          <w:bCs/>
          <w:color w:val="4A4A4A"/>
          <w:sz w:val="21"/>
          <w:szCs w:val="21"/>
          <w:lang w:val="es-ES"/>
        </w:rPr>
        <w:lastRenderedPageBreak/>
        <w:t xml:space="preserve">ANATOMÍA DE UN DOCUMENTO HTML </w:t>
      </w:r>
      <w:proofErr w:type="gramStart"/>
      <w:r w:rsidRPr="009E734B">
        <w:rPr>
          <w:rFonts w:ascii="Arial" w:eastAsia="Times New Roman" w:hAnsi="Arial" w:cs="Arial"/>
          <w:b/>
          <w:bCs/>
          <w:color w:val="4A4A4A"/>
          <w:sz w:val="21"/>
          <w:szCs w:val="21"/>
          <w:lang w:val="es-ES"/>
        </w:rPr>
        <w:t>DOCTYPE,HTML</w:t>
      </w:r>
      <w:proofErr w:type="gramEnd"/>
      <w:r w:rsidRPr="009E734B">
        <w:rPr>
          <w:rFonts w:ascii="Arial" w:eastAsia="Times New Roman" w:hAnsi="Arial" w:cs="Arial"/>
          <w:b/>
          <w:bCs/>
          <w:color w:val="4A4A4A"/>
          <w:sz w:val="21"/>
          <w:szCs w:val="21"/>
          <w:lang w:val="es-ES"/>
        </w:rPr>
        <w:t>,HEAD Y BODY:</w:t>
      </w:r>
    </w:p>
    <w:p w:rsidR="009E734B" w:rsidRPr="00127F1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proofErr w:type="gramStart"/>
      <w:r w:rsidRPr="00127F1B">
        <w:rPr>
          <w:rFonts w:ascii="Courier New" w:eastAsia="Times New Roman" w:hAnsi="Courier New" w:cs="Courier New"/>
          <w:color w:val="75715E"/>
          <w:sz w:val="20"/>
          <w:szCs w:val="20"/>
          <w:lang w:val="es-ES"/>
        </w:rPr>
        <w:t>&lt;!DOCTYPE</w:t>
      </w:r>
      <w:proofErr w:type="gramEnd"/>
      <w:r w:rsidRPr="00127F1B">
        <w:rPr>
          <w:rFonts w:ascii="Courier New" w:eastAsia="Times New Roman" w:hAnsi="Courier New" w:cs="Courier New"/>
          <w:color w:val="75715E"/>
          <w:sz w:val="20"/>
          <w:szCs w:val="20"/>
          <w:lang w:val="es-ES"/>
        </w:rPr>
        <w:t xml:space="preserve"> </w:t>
      </w:r>
      <w:proofErr w:type="spellStart"/>
      <w:r w:rsidRPr="00127F1B">
        <w:rPr>
          <w:rFonts w:ascii="Courier New" w:eastAsia="Times New Roman" w:hAnsi="Courier New" w:cs="Courier New"/>
          <w:color w:val="75715E"/>
          <w:sz w:val="20"/>
          <w:szCs w:val="20"/>
          <w:lang w:val="es-ES"/>
        </w:rPr>
        <w:t>html</w:t>
      </w:r>
      <w:proofErr w:type="spellEnd"/>
      <w:r w:rsidRPr="00127F1B">
        <w:rPr>
          <w:rFonts w:ascii="Courier New" w:eastAsia="Times New Roman" w:hAnsi="Courier New" w:cs="Courier New"/>
          <w:color w:val="75715E"/>
          <w:sz w:val="20"/>
          <w:szCs w:val="20"/>
          <w:lang w:val="es-ES"/>
        </w:rPr>
        <w:t>&gt;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 xml:space="preserve">Da a conocer la versión de </w:t>
      </w:r>
      <w:proofErr w:type="gramStart"/>
      <w:r w:rsidRPr="009E734B">
        <w:rPr>
          <w:rFonts w:ascii="Arial" w:eastAsia="Times New Roman" w:hAnsi="Arial" w:cs="Arial"/>
          <w:color w:val="4A4A4A"/>
          <w:sz w:val="21"/>
          <w:szCs w:val="21"/>
          <w:lang w:val="es-ES"/>
        </w:rPr>
        <w:t>HTML(</w:t>
      </w:r>
      <w:proofErr w:type="gramEnd"/>
      <w:r w:rsidRPr="009E734B">
        <w:rPr>
          <w:rFonts w:ascii="Arial" w:eastAsia="Times New Roman" w:hAnsi="Arial" w:cs="Arial"/>
          <w:color w:val="4A4A4A"/>
          <w:sz w:val="21"/>
          <w:szCs w:val="21"/>
          <w:lang w:val="es-ES"/>
        </w:rPr>
        <w:t xml:space="preserve">en este caso la versión 5), lo que nos asegura que el documento </w:t>
      </w:r>
      <w:proofErr w:type="spellStart"/>
      <w:r w:rsidRPr="009E734B">
        <w:rPr>
          <w:rFonts w:ascii="Arial" w:eastAsia="Times New Roman" w:hAnsi="Arial" w:cs="Arial"/>
          <w:color w:val="4A4A4A"/>
          <w:sz w:val="21"/>
          <w:szCs w:val="21"/>
          <w:lang w:val="es-ES"/>
        </w:rPr>
        <w:t>html</w:t>
      </w:r>
      <w:proofErr w:type="spellEnd"/>
      <w:r w:rsidRPr="009E734B">
        <w:rPr>
          <w:rFonts w:ascii="Arial" w:eastAsia="Times New Roman" w:hAnsi="Arial" w:cs="Arial"/>
          <w:color w:val="4A4A4A"/>
          <w:sz w:val="21"/>
          <w:szCs w:val="21"/>
          <w:lang w:val="es-ES"/>
        </w:rPr>
        <w:t xml:space="preserve"> sea analizado de la misma manera en los diferentes navegadores.</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r w:rsidRPr="009E734B">
        <w:rPr>
          <w:rFonts w:ascii="Courier New" w:eastAsia="Times New Roman" w:hAnsi="Courier New" w:cs="Courier New"/>
          <w:color w:val="FFFFFF"/>
          <w:sz w:val="20"/>
          <w:szCs w:val="20"/>
          <w:lang w:val="es-ES"/>
        </w:rPr>
        <w:t xml:space="preserve"> </w:t>
      </w:r>
      <w:r w:rsidRPr="009E734B">
        <w:rPr>
          <w:rFonts w:ascii="Courier New" w:eastAsia="Times New Roman" w:hAnsi="Courier New" w:cs="Courier New"/>
          <w:b/>
          <w:bCs/>
          <w:color w:val="A6E22E"/>
          <w:sz w:val="20"/>
          <w:szCs w:val="20"/>
          <w:lang w:val="es-ES"/>
        </w:rPr>
        <w:t>&lt;</w:t>
      </w:r>
      <w:proofErr w:type="spellStart"/>
      <w:r w:rsidRPr="009E734B">
        <w:rPr>
          <w:rFonts w:ascii="Courier New" w:eastAsia="Times New Roman" w:hAnsi="Courier New" w:cs="Courier New"/>
          <w:b/>
          <w:bCs/>
          <w:color w:val="A6E22E"/>
          <w:sz w:val="20"/>
          <w:szCs w:val="20"/>
          <w:lang w:val="es-ES"/>
        </w:rPr>
        <w:t>html</w:t>
      </w:r>
      <w:proofErr w:type="spellEnd"/>
      <w:r w:rsidRPr="009E734B">
        <w:rPr>
          <w:rFonts w:ascii="Courier New" w:eastAsia="Times New Roman" w:hAnsi="Courier New" w:cs="Courier New"/>
          <w:b/>
          <w:bCs/>
          <w:color w:val="A6E22E"/>
          <w:sz w:val="20"/>
          <w:szCs w:val="20"/>
          <w:lang w:val="es-ES"/>
        </w:rPr>
        <w:t>&gt;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 xml:space="preserve">Es la etiqueta principal, también conocida como “rute </w:t>
      </w:r>
      <w:proofErr w:type="spellStart"/>
      <w:r w:rsidRPr="009E734B">
        <w:rPr>
          <w:rFonts w:ascii="Arial" w:eastAsia="Times New Roman" w:hAnsi="Arial" w:cs="Arial"/>
          <w:color w:val="4A4A4A"/>
          <w:sz w:val="21"/>
          <w:szCs w:val="21"/>
          <w:lang w:val="es-ES"/>
        </w:rPr>
        <w:t>element</w:t>
      </w:r>
      <w:proofErr w:type="spellEnd"/>
      <w:r w:rsidRPr="009E734B">
        <w:rPr>
          <w:rFonts w:ascii="Arial" w:eastAsia="Times New Roman" w:hAnsi="Arial" w:cs="Arial"/>
          <w:color w:val="4A4A4A"/>
          <w:sz w:val="21"/>
          <w:szCs w:val="21"/>
          <w:lang w:val="es-ES"/>
        </w:rPr>
        <w:t xml:space="preserve">”. Dentro de esta etiqueta </w:t>
      </w:r>
      <w:proofErr w:type="spellStart"/>
      <w:r w:rsidRPr="009E734B">
        <w:rPr>
          <w:rFonts w:ascii="Arial" w:eastAsia="Times New Roman" w:hAnsi="Arial" w:cs="Arial"/>
          <w:color w:val="4A4A4A"/>
          <w:sz w:val="21"/>
          <w:szCs w:val="21"/>
          <w:lang w:val="es-ES"/>
        </w:rPr>
        <w:t>encotramos</w:t>
      </w:r>
      <w:proofErr w:type="spellEnd"/>
      <w:r w:rsidRPr="009E734B">
        <w:rPr>
          <w:rFonts w:ascii="Arial" w:eastAsia="Times New Roman" w:hAnsi="Arial" w:cs="Arial"/>
          <w:color w:val="4A4A4A"/>
          <w:sz w:val="21"/>
          <w:szCs w:val="21"/>
          <w:lang w:val="es-ES"/>
        </w:rPr>
        <w:t xml:space="preserve"> el &lt;head&gt; y el &lt;</w:t>
      </w:r>
      <w:proofErr w:type="spellStart"/>
      <w:r w:rsidRPr="009E734B">
        <w:rPr>
          <w:rFonts w:ascii="Arial" w:eastAsia="Times New Roman" w:hAnsi="Arial" w:cs="Arial"/>
          <w:color w:val="4A4A4A"/>
          <w:sz w:val="21"/>
          <w:szCs w:val="21"/>
          <w:lang w:val="es-ES"/>
        </w:rPr>
        <w:t>body</w:t>
      </w:r>
      <w:proofErr w:type="spellEnd"/>
      <w:r w:rsidRPr="009E734B">
        <w:rPr>
          <w:rFonts w:ascii="Arial" w:eastAsia="Times New Roman" w:hAnsi="Arial" w:cs="Arial"/>
          <w:color w:val="4A4A4A"/>
          <w:sz w:val="21"/>
          <w:szCs w:val="21"/>
          <w:lang w:val="es-ES"/>
        </w:rPr>
        <w:t>&gt;, los cuáles son hijos de &lt;</w:t>
      </w:r>
      <w:proofErr w:type="spellStart"/>
      <w:r w:rsidRPr="009E734B">
        <w:rPr>
          <w:rFonts w:ascii="Arial" w:eastAsia="Times New Roman" w:hAnsi="Arial" w:cs="Arial"/>
          <w:color w:val="4A4A4A"/>
          <w:sz w:val="21"/>
          <w:szCs w:val="21"/>
          <w:lang w:val="es-ES"/>
        </w:rPr>
        <w:t>html</w:t>
      </w:r>
      <w:proofErr w:type="spellEnd"/>
      <w:r w:rsidRPr="009E734B">
        <w:rPr>
          <w:rFonts w:ascii="Arial" w:eastAsia="Times New Roman" w:hAnsi="Arial" w:cs="Arial"/>
          <w:color w:val="4A4A4A"/>
          <w:sz w:val="21"/>
          <w:szCs w:val="21"/>
          <w:lang w:val="es-ES"/>
        </w:rPr>
        <w:t>&gt;</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r w:rsidRPr="009E734B">
        <w:rPr>
          <w:rFonts w:ascii="Courier New" w:eastAsia="Times New Roman" w:hAnsi="Courier New" w:cs="Courier New"/>
          <w:b/>
          <w:bCs/>
          <w:color w:val="A6E22E"/>
          <w:sz w:val="20"/>
          <w:szCs w:val="20"/>
          <w:lang w:val="es-ES"/>
        </w:rPr>
        <w:t>&lt;head&gt;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 xml:space="preserve">No tiene ninguna implicación visual en el navegador, pero es muy importante ya que dentro de esta etiqueta nos encontramos la codificación de los caracteres "&lt;meta </w:t>
      </w:r>
      <w:proofErr w:type="spellStart"/>
      <w:r w:rsidRPr="009E734B">
        <w:rPr>
          <w:rFonts w:ascii="Arial" w:eastAsia="Times New Roman" w:hAnsi="Arial" w:cs="Arial"/>
          <w:color w:val="4A4A4A"/>
          <w:sz w:val="21"/>
          <w:szCs w:val="21"/>
          <w:lang w:val="es-ES"/>
        </w:rPr>
        <w:t>charset</w:t>
      </w:r>
      <w:proofErr w:type="spellEnd"/>
      <w:r w:rsidRPr="009E734B">
        <w:rPr>
          <w:rFonts w:ascii="Arial" w:eastAsia="Times New Roman" w:hAnsi="Arial" w:cs="Arial"/>
          <w:color w:val="4A4A4A"/>
          <w:sz w:val="21"/>
          <w:szCs w:val="21"/>
          <w:lang w:val="es-ES"/>
        </w:rPr>
        <w:t xml:space="preserve"> = "UTF-8&gt;.</w:t>
      </w:r>
      <w:r w:rsidRPr="009E734B">
        <w:rPr>
          <w:rFonts w:ascii="Arial" w:eastAsia="Times New Roman" w:hAnsi="Arial" w:cs="Arial"/>
          <w:color w:val="4A4A4A"/>
          <w:sz w:val="21"/>
          <w:szCs w:val="21"/>
          <w:lang w:val="es-ES"/>
        </w:rPr>
        <w:br/>
        <w:t>Las etiquetas &lt;meta&gt; sirven para añadir características y compatibilidad a la web.</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r w:rsidRPr="009E734B">
        <w:rPr>
          <w:rFonts w:ascii="Courier New" w:eastAsia="Times New Roman" w:hAnsi="Courier New" w:cs="Courier New"/>
          <w:b/>
          <w:bCs/>
          <w:color w:val="A6E22E"/>
          <w:sz w:val="20"/>
          <w:szCs w:val="20"/>
          <w:lang w:val="es-ES"/>
        </w:rPr>
        <w:t>&lt;</w:t>
      </w:r>
      <w:proofErr w:type="spellStart"/>
      <w:r w:rsidRPr="009E734B">
        <w:rPr>
          <w:rFonts w:ascii="Courier New" w:eastAsia="Times New Roman" w:hAnsi="Courier New" w:cs="Courier New"/>
          <w:b/>
          <w:bCs/>
          <w:color w:val="A6E22E"/>
          <w:sz w:val="20"/>
          <w:szCs w:val="20"/>
          <w:lang w:val="es-ES"/>
        </w:rPr>
        <w:t>title</w:t>
      </w:r>
      <w:proofErr w:type="spellEnd"/>
      <w:r w:rsidRPr="009E734B">
        <w:rPr>
          <w:rFonts w:ascii="Courier New" w:eastAsia="Times New Roman" w:hAnsi="Courier New" w:cs="Courier New"/>
          <w:b/>
          <w:bCs/>
          <w:color w:val="A6E22E"/>
          <w:sz w:val="20"/>
          <w:szCs w:val="20"/>
          <w:lang w:val="es-ES"/>
        </w:rPr>
        <w:t>&gt;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Es el título de la página web, es visible en la pestaña del navegador.</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r w:rsidRPr="009E734B">
        <w:rPr>
          <w:rFonts w:ascii="Courier New" w:eastAsia="Times New Roman" w:hAnsi="Courier New" w:cs="Courier New"/>
          <w:b/>
          <w:bCs/>
          <w:color w:val="A6E22E"/>
          <w:sz w:val="20"/>
          <w:szCs w:val="20"/>
          <w:lang w:val="es-ES"/>
        </w:rPr>
        <w:t>&lt;</w:t>
      </w:r>
      <w:proofErr w:type="spellStart"/>
      <w:r w:rsidRPr="009E734B">
        <w:rPr>
          <w:rFonts w:ascii="Courier New" w:eastAsia="Times New Roman" w:hAnsi="Courier New" w:cs="Courier New"/>
          <w:b/>
          <w:bCs/>
          <w:color w:val="A6E22E"/>
          <w:sz w:val="20"/>
          <w:szCs w:val="20"/>
          <w:lang w:val="es-ES"/>
        </w:rPr>
        <w:t>body</w:t>
      </w:r>
      <w:proofErr w:type="spellEnd"/>
      <w:r w:rsidRPr="009E734B">
        <w:rPr>
          <w:rFonts w:ascii="Courier New" w:eastAsia="Times New Roman" w:hAnsi="Courier New" w:cs="Courier New"/>
          <w:b/>
          <w:bCs/>
          <w:color w:val="A6E22E"/>
          <w:sz w:val="20"/>
          <w:szCs w:val="20"/>
          <w:lang w:val="es-ES"/>
        </w:rPr>
        <w:t>&gt;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Lo que coloquemos en esta etiqueta será visible directamente en la web. “&lt;h1&gt;”, “&lt;p&gt;”, “&lt;</w:t>
      </w:r>
      <w:proofErr w:type="spellStart"/>
      <w:r w:rsidRPr="009E734B">
        <w:rPr>
          <w:rFonts w:ascii="Arial" w:eastAsia="Times New Roman" w:hAnsi="Arial" w:cs="Arial"/>
          <w:color w:val="4A4A4A"/>
          <w:sz w:val="21"/>
          <w:szCs w:val="21"/>
          <w:lang w:val="es-ES"/>
        </w:rPr>
        <w:t>section</w:t>
      </w:r>
      <w:proofErr w:type="spellEnd"/>
      <w:r w:rsidRPr="009E734B">
        <w:rPr>
          <w:rFonts w:ascii="Arial" w:eastAsia="Times New Roman" w:hAnsi="Arial" w:cs="Arial"/>
          <w:color w:val="4A4A4A"/>
          <w:sz w:val="21"/>
          <w:szCs w:val="21"/>
          <w:lang w:val="es-ES"/>
        </w:rPr>
        <w:t>&gt;”, etc.</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ES"/>
        </w:rPr>
      </w:pPr>
      <w:r w:rsidRPr="009E734B">
        <w:rPr>
          <w:rFonts w:ascii="Courier New" w:eastAsia="Times New Roman" w:hAnsi="Courier New" w:cs="Courier New"/>
          <w:color w:val="F92672"/>
          <w:sz w:val="20"/>
          <w:szCs w:val="20"/>
          <w:lang w:val="es-ES"/>
        </w:rPr>
        <w:t>&lt;</w:t>
      </w:r>
      <w:proofErr w:type="spellStart"/>
      <w:r w:rsidRPr="009E734B">
        <w:rPr>
          <w:rFonts w:ascii="Courier New" w:eastAsia="Times New Roman" w:hAnsi="Courier New" w:cs="Courier New"/>
          <w:color w:val="F92672"/>
          <w:sz w:val="20"/>
          <w:szCs w:val="20"/>
          <w:lang w:val="es-ES"/>
        </w:rPr>
        <w:t>style</w:t>
      </w:r>
      <w:proofErr w:type="spellEnd"/>
      <w:r w:rsidRPr="009E734B">
        <w:rPr>
          <w:rFonts w:ascii="Courier New" w:eastAsia="Times New Roman" w:hAnsi="Courier New" w:cs="Courier New"/>
          <w:color w:val="F92672"/>
          <w:sz w:val="20"/>
          <w:szCs w:val="20"/>
          <w:lang w:val="es-ES"/>
        </w:rPr>
        <w:t>&gt;</w:t>
      </w:r>
    </w:p>
    <w:p w:rsidR="009E734B" w:rsidRPr="009E734B" w:rsidRDefault="009E734B" w:rsidP="009E734B">
      <w:pPr>
        <w:shd w:val="clear" w:color="auto" w:fill="FFFFFF"/>
        <w:spacing w:after="0" w:line="240" w:lineRule="auto"/>
        <w:rPr>
          <w:rFonts w:ascii="Arial" w:eastAsia="Times New Roman" w:hAnsi="Arial" w:cs="Arial"/>
          <w:color w:val="4A4A4A"/>
          <w:sz w:val="21"/>
          <w:szCs w:val="21"/>
          <w:lang w:val="es-ES"/>
        </w:rPr>
      </w:pPr>
      <w:r w:rsidRPr="009E734B">
        <w:rPr>
          <w:rFonts w:ascii="Arial" w:eastAsia="Times New Roman" w:hAnsi="Arial" w:cs="Arial"/>
          <w:color w:val="4A4A4A"/>
          <w:sz w:val="21"/>
          <w:szCs w:val="21"/>
          <w:lang w:val="es-ES"/>
        </w:rPr>
        <w:t>Nos permite añadir estilos sin necesidad de añadir un archivo externo, con la etiqueta:</w:t>
      </w:r>
    </w:p>
    <w:p w:rsidR="009E734B" w:rsidRPr="009E734B" w:rsidRDefault="009E734B" w:rsidP="009E73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9E734B">
        <w:rPr>
          <w:rFonts w:ascii="Courier New" w:eastAsia="Times New Roman" w:hAnsi="Courier New" w:cs="Courier New"/>
          <w:color w:val="FFFFFF"/>
          <w:sz w:val="20"/>
          <w:szCs w:val="20"/>
        </w:rPr>
        <w:t xml:space="preserve">&lt;link </w:t>
      </w:r>
      <w:proofErr w:type="spellStart"/>
      <w:r w:rsidRPr="009E734B">
        <w:rPr>
          <w:rFonts w:ascii="Courier New" w:eastAsia="Times New Roman" w:hAnsi="Courier New" w:cs="Courier New"/>
          <w:color w:val="FFFFFF"/>
          <w:sz w:val="20"/>
          <w:szCs w:val="20"/>
        </w:rPr>
        <w:t>rel</w:t>
      </w:r>
      <w:proofErr w:type="spellEnd"/>
      <w:r w:rsidRPr="009E734B">
        <w:rPr>
          <w:rFonts w:ascii="Courier New" w:eastAsia="Times New Roman" w:hAnsi="Courier New" w:cs="Courier New"/>
          <w:color w:val="FFFFFF"/>
          <w:sz w:val="20"/>
          <w:szCs w:val="20"/>
        </w:rPr>
        <w:t>=</w:t>
      </w:r>
      <w:r w:rsidRPr="009E734B">
        <w:rPr>
          <w:rFonts w:ascii="Courier New" w:eastAsia="Times New Roman" w:hAnsi="Courier New" w:cs="Courier New"/>
          <w:color w:val="A6E22E"/>
          <w:sz w:val="20"/>
          <w:szCs w:val="20"/>
        </w:rPr>
        <w:t>"stylesheet"</w:t>
      </w:r>
      <w:r w:rsidRPr="009E734B">
        <w:rPr>
          <w:rFonts w:ascii="Courier New" w:eastAsia="Times New Roman" w:hAnsi="Courier New" w:cs="Courier New"/>
          <w:color w:val="FFFFFF"/>
          <w:sz w:val="20"/>
          <w:szCs w:val="20"/>
        </w:rPr>
        <w:t xml:space="preserve"> </w:t>
      </w:r>
      <w:proofErr w:type="spellStart"/>
      <w:r w:rsidRPr="009E734B">
        <w:rPr>
          <w:rFonts w:ascii="Courier New" w:eastAsia="Times New Roman" w:hAnsi="Courier New" w:cs="Courier New"/>
          <w:color w:val="FFFFFF"/>
          <w:sz w:val="20"/>
          <w:szCs w:val="20"/>
        </w:rPr>
        <w:t>href</w:t>
      </w:r>
      <w:proofErr w:type="spellEnd"/>
      <w:r w:rsidRPr="009E734B">
        <w:rPr>
          <w:rFonts w:ascii="Courier New" w:eastAsia="Times New Roman" w:hAnsi="Courier New" w:cs="Courier New"/>
          <w:color w:val="FFFFFF"/>
          <w:sz w:val="20"/>
          <w:szCs w:val="20"/>
        </w:rPr>
        <w:t>=</w:t>
      </w:r>
      <w:r w:rsidRPr="009E734B">
        <w:rPr>
          <w:rFonts w:ascii="Courier New" w:eastAsia="Times New Roman" w:hAnsi="Courier New" w:cs="Courier New"/>
          <w:color w:val="A6E22E"/>
          <w:sz w:val="20"/>
          <w:szCs w:val="20"/>
        </w:rPr>
        <w:t>"style.css"</w:t>
      </w:r>
      <w:r w:rsidRPr="009E734B">
        <w:rPr>
          <w:rFonts w:ascii="Courier New" w:eastAsia="Times New Roman" w:hAnsi="Courier New" w:cs="Courier New"/>
          <w:color w:val="FFFFFF"/>
          <w:sz w:val="20"/>
          <w:szCs w:val="20"/>
        </w:rPr>
        <w:t>&gt;```</w:t>
      </w:r>
    </w:p>
    <w:p w:rsidR="009E734B" w:rsidRDefault="009E734B" w:rsidP="009E734B"/>
    <w:p w:rsidR="007D3788" w:rsidRPr="007D3788" w:rsidRDefault="007D3788" w:rsidP="007D3788">
      <w:pPr>
        <w:shd w:val="clear" w:color="auto" w:fill="FFFFFF"/>
        <w:spacing w:after="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Al hacer en nuestro editor de código </w:t>
      </w:r>
      <w:r w:rsidRPr="007D3788">
        <w:rPr>
          <w:rFonts w:ascii="Arial" w:eastAsia="Times New Roman" w:hAnsi="Arial" w:cs="Arial"/>
          <w:b/>
          <w:bCs/>
          <w:color w:val="273B47"/>
          <w:sz w:val="30"/>
          <w:szCs w:val="30"/>
          <w:lang w:val="es-ES"/>
        </w:rPr>
        <w:t>html:5</w:t>
      </w:r>
      <w:r w:rsidRPr="007D3788">
        <w:rPr>
          <w:rFonts w:ascii="Arial" w:eastAsia="Times New Roman" w:hAnsi="Arial" w:cs="Arial"/>
          <w:color w:val="273B47"/>
          <w:sz w:val="30"/>
          <w:szCs w:val="30"/>
          <w:lang w:val="es-ES"/>
        </w:rPr>
        <w:t> vemos que nos aparece la siguiente estructura:</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F92672"/>
          <w:sz w:val="24"/>
          <w:szCs w:val="24"/>
        </w:rPr>
        <w:t xml:space="preserve">&lt;html </w:t>
      </w:r>
      <w:proofErr w:type="spellStart"/>
      <w:r w:rsidRPr="007D3788">
        <w:rPr>
          <w:rFonts w:ascii="Consolas" w:eastAsia="Times New Roman" w:hAnsi="Consolas" w:cs="Courier New"/>
          <w:color w:val="F92672"/>
          <w:sz w:val="24"/>
          <w:szCs w:val="24"/>
        </w:rPr>
        <w:t>lang</w:t>
      </w:r>
      <w:proofErr w:type="spellEnd"/>
      <w:r w:rsidRPr="007D3788">
        <w:rPr>
          <w:rFonts w:ascii="Consolas" w:eastAsia="Times New Roman" w:hAnsi="Consolas" w:cs="Courier New"/>
          <w:color w:val="F92672"/>
          <w:sz w:val="24"/>
          <w:szCs w:val="24"/>
        </w:rPr>
        <w:t>=</w:t>
      </w:r>
      <w:r w:rsidRPr="007D3788">
        <w:rPr>
          <w:rFonts w:ascii="Consolas" w:eastAsia="Times New Roman" w:hAnsi="Consolas" w:cs="Courier New"/>
          <w:color w:val="A6E22E"/>
          <w:sz w:val="24"/>
          <w:szCs w:val="24"/>
        </w:rPr>
        <w:t>"</w:t>
      </w:r>
      <w:proofErr w:type="spellStart"/>
      <w:r w:rsidRPr="007D3788">
        <w:rPr>
          <w:rFonts w:ascii="Consolas" w:eastAsia="Times New Roman" w:hAnsi="Consolas" w:cs="Courier New"/>
          <w:color w:val="A6E22E"/>
          <w:sz w:val="24"/>
          <w:szCs w:val="24"/>
        </w:rPr>
        <w:t>en</w:t>
      </w:r>
      <w:proofErr w:type="spellEnd"/>
      <w:r w:rsidRPr="007D3788">
        <w:rPr>
          <w:rFonts w:ascii="Consolas" w:eastAsia="Times New Roman" w:hAnsi="Consolas" w:cs="Courier New"/>
          <w:color w:val="A6E22E"/>
          <w:sz w:val="24"/>
          <w:szCs w:val="24"/>
        </w:rPr>
        <w:t>"</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F92672"/>
          <w:sz w:val="24"/>
          <w:szCs w:val="24"/>
        </w:rPr>
        <w:t>&lt;head&gt;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charset=</w:t>
      </w:r>
      <w:r w:rsidRPr="007D3788">
        <w:rPr>
          <w:rFonts w:ascii="Consolas" w:eastAsia="Times New Roman" w:hAnsi="Consolas" w:cs="Courier New"/>
          <w:color w:val="A6E22E"/>
          <w:sz w:val="24"/>
          <w:szCs w:val="24"/>
        </w:rPr>
        <w:t>"UTF-8"</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name=</w:t>
      </w:r>
      <w:r w:rsidRPr="007D3788">
        <w:rPr>
          <w:rFonts w:ascii="Consolas" w:eastAsia="Times New Roman" w:hAnsi="Consolas" w:cs="Courier New"/>
          <w:color w:val="A6E22E"/>
          <w:sz w:val="24"/>
          <w:szCs w:val="24"/>
        </w:rPr>
        <w:t>"viewport"</w:t>
      </w:r>
      <w:r w:rsidRPr="007D3788">
        <w:rPr>
          <w:rFonts w:ascii="Consolas" w:eastAsia="Times New Roman" w:hAnsi="Consolas" w:cs="Courier New"/>
          <w:color w:val="F92672"/>
          <w:sz w:val="24"/>
          <w:szCs w:val="24"/>
        </w:rPr>
        <w:t xml:space="preserve"> content=</w:t>
      </w:r>
      <w:r w:rsidRPr="007D3788">
        <w:rPr>
          <w:rFonts w:ascii="Consolas" w:eastAsia="Times New Roman" w:hAnsi="Consolas" w:cs="Courier New"/>
          <w:color w:val="A6E22E"/>
          <w:sz w:val="24"/>
          <w:szCs w:val="24"/>
        </w:rPr>
        <w:t>"width=device-width, initial-scale=1.0"</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http-</w:t>
      </w:r>
      <w:proofErr w:type="spellStart"/>
      <w:r w:rsidRPr="007D3788">
        <w:rPr>
          <w:rFonts w:ascii="Consolas" w:eastAsia="Times New Roman" w:hAnsi="Consolas" w:cs="Courier New"/>
          <w:color w:val="F92672"/>
          <w:sz w:val="24"/>
          <w:szCs w:val="24"/>
        </w:rPr>
        <w:t>equiv</w:t>
      </w:r>
      <w:proofErr w:type="spellEnd"/>
      <w:r w:rsidRPr="007D3788">
        <w:rPr>
          <w:rFonts w:ascii="Consolas" w:eastAsia="Times New Roman" w:hAnsi="Consolas" w:cs="Courier New"/>
          <w:color w:val="F92672"/>
          <w:sz w:val="24"/>
          <w:szCs w:val="24"/>
        </w:rPr>
        <w:t>=</w:t>
      </w:r>
      <w:r w:rsidRPr="007D3788">
        <w:rPr>
          <w:rFonts w:ascii="Consolas" w:eastAsia="Times New Roman" w:hAnsi="Consolas" w:cs="Courier New"/>
          <w:color w:val="A6E22E"/>
          <w:sz w:val="24"/>
          <w:szCs w:val="24"/>
        </w:rPr>
        <w:t>"X-UA-Compatible"</w:t>
      </w:r>
      <w:r w:rsidRPr="007D3788">
        <w:rPr>
          <w:rFonts w:ascii="Consolas" w:eastAsia="Times New Roman" w:hAnsi="Consolas" w:cs="Courier New"/>
          <w:color w:val="F92672"/>
          <w:sz w:val="24"/>
          <w:szCs w:val="24"/>
        </w:rPr>
        <w:t xml:space="preserve"> content=</w:t>
      </w:r>
      <w:r w:rsidRPr="007D3788">
        <w:rPr>
          <w:rFonts w:ascii="Consolas" w:eastAsia="Times New Roman" w:hAnsi="Consolas" w:cs="Courier New"/>
          <w:color w:val="A6E22E"/>
          <w:sz w:val="24"/>
          <w:szCs w:val="24"/>
        </w:rPr>
        <w:t>"</w:t>
      </w:r>
      <w:proofErr w:type="spellStart"/>
      <w:r w:rsidRPr="007D3788">
        <w:rPr>
          <w:rFonts w:ascii="Consolas" w:eastAsia="Times New Roman" w:hAnsi="Consolas" w:cs="Courier New"/>
          <w:color w:val="A6E22E"/>
          <w:sz w:val="24"/>
          <w:szCs w:val="24"/>
        </w:rPr>
        <w:t>ie</w:t>
      </w:r>
      <w:proofErr w:type="spellEnd"/>
      <w:r w:rsidRPr="007D3788">
        <w:rPr>
          <w:rFonts w:ascii="Consolas" w:eastAsia="Times New Roman" w:hAnsi="Consolas" w:cs="Courier New"/>
          <w:color w:val="A6E22E"/>
          <w:sz w:val="24"/>
          <w:szCs w:val="24"/>
        </w:rPr>
        <w:t>=edge"</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&lt;title&gt;</w:t>
      </w:r>
      <w:r w:rsidRPr="007D3788">
        <w:rPr>
          <w:rFonts w:ascii="Consolas" w:eastAsia="Times New Roman" w:hAnsi="Consolas" w:cs="Courier New"/>
          <w:color w:val="DDDDDD"/>
          <w:sz w:val="24"/>
          <w:szCs w:val="24"/>
        </w:rPr>
        <w:t>Document</w:t>
      </w:r>
      <w:r w:rsidRPr="007D3788">
        <w:rPr>
          <w:rFonts w:ascii="Consolas" w:eastAsia="Times New Roman" w:hAnsi="Consolas" w:cs="Courier New"/>
          <w:color w:val="F92672"/>
          <w:sz w:val="24"/>
          <w:szCs w:val="24"/>
        </w:rPr>
        <w:t>&lt;/title&gt;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&lt;/head&gt;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body</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DDDDDD"/>
          <w:sz w:val="24"/>
          <w:szCs w:val="24"/>
          <w:lang w:val="es-ES"/>
        </w:rPr>
        <w:t xml:space="preserve">  </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body</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html</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FFFFFF"/>
        <w:spacing w:before="240" w:after="24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Veamos la descripción de estos elementos:</w:t>
      </w:r>
    </w:p>
    <w:p w:rsidR="007D3788" w:rsidRPr="007D3788" w:rsidRDefault="007D3788" w:rsidP="007D3788">
      <w:pPr>
        <w:spacing w:after="0" w:line="240" w:lineRule="auto"/>
        <w:rPr>
          <w:rFonts w:ascii="Times New Roman" w:eastAsia="Times New Roman" w:hAnsi="Times New Roman" w:cs="Times New Roman"/>
          <w:sz w:val="24"/>
          <w:szCs w:val="24"/>
        </w:rPr>
      </w:pPr>
      <w:r w:rsidRPr="007D3788">
        <w:rPr>
          <w:rFonts w:ascii="Times New Roman" w:eastAsia="Times New Roman" w:hAnsi="Times New Roman" w:cs="Times New Roman"/>
          <w:noProof/>
          <w:sz w:val="24"/>
          <w:szCs w:val="24"/>
        </w:rPr>
        <w:lastRenderedPageBreak/>
        <w:drawing>
          <wp:inline distT="0" distB="0" distL="0" distR="0">
            <wp:extent cx="5044805" cy="5400000"/>
            <wp:effectExtent l="0" t="0" r="3810" b="0"/>
            <wp:docPr id="8" name="Imagen 8" descr="Funciones de las etiquet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iones de las etiquetas-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805" cy="5400000"/>
                    </a:xfrm>
                    <a:prstGeom prst="rect">
                      <a:avLst/>
                    </a:prstGeom>
                    <a:noFill/>
                    <a:ln>
                      <a:noFill/>
                    </a:ln>
                  </pic:spPr>
                </pic:pic>
              </a:graphicData>
            </a:graphic>
          </wp:inline>
        </w:drawing>
      </w:r>
    </w:p>
    <w:p w:rsidR="007D3788" w:rsidRPr="007D3788" w:rsidRDefault="007D3788" w:rsidP="007D3788">
      <w:pPr>
        <w:shd w:val="clear" w:color="auto" w:fill="FFFFFF"/>
        <w:spacing w:before="240" w:after="24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Si por ejemplo queremos añadir en nuestro documento estilos o JavaScript, lo hacemos con las etiquetas &lt;</w:t>
      </w:r>
      <w:proofErr w:type="spellStart"/>
      <w:r w:rsidRPr="007D3788">
        <w:rPr>
          <w:rFonts w:ascii="Arial" w:eastAsia="Times New Roman" w:hAnsi="Arial" w:cs="Arial"/>
          <w:color w:val="273B47"/>
          <w:sz w:val="30"/>
          <w:szCs w:val="30"/>
          <w:lang w:val="es-ES"/>
        </w:rPr>
        <w:t>style</w:t>
      </w:r>
      <w:proofErr w:type="spellEnd"/>
      <w:r w:rsidRPr="007D3788">
        <w:rPr>
          <w:rFonts w:ascii="Arial" w:eastAsia="Times New Roman" w:hAnsi="Arial" w:cs="Arial"/>
          <w:color w:val="273B47"/>
          <w:sz w:val="30"/>
          <w:szCs w:val="30"/>
          <w:lang w:val="es-ES"/>
        </w:rPr>
        <w:t>&gt; y &lt;script&gt; respectivamente, que a su vez deben ir dentro de la etiqueta raíz &lt;</w:t>
      </w:r>
      <w:proofErr w:type="spellStart"/>
      <w:r w:rsidRPr="007D3788">
        <w:rPr>
          <w:rFonts w:ascii="Arial" w:eastAsia="Times New Roman" w:hAnsi="Arial" w:cs="Arial"/>
          <w:color w:val="273B47"/>
          <w:sz w:val="30"/>
          <w:szCs w:val="30"/>
          <w:lang w:val="es-ES"/>
        </w:rPr>
        <w:t>html</w:t>
      </w:r>
      <w:proofErr w:type="spellEnd"/>
      <w:r w:rsidRPr="007D3788">
        <w:rPr>
          <w:rFonts w:ascii="Arial" w:eastAsia="Times New Roman" w:hAnsi="Arial" w:cs="Arial"/>
          <w:color w:val="273B47"/>
          <w:sz w:val="30"/>
          <w:szCs w:val="30"/>
          <w:lang w:val="es-ES"/>
        </w:rPr>
        <w:t>&gt;, algo así:</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F92672"/>
          <w:sz w:val="24"/>
          <w:szCs w:val="24"/>
        </w:rPr>
        <w:t xml:space="preserve">&lt;html </w:t>
      </w:r>
      <w:proofErr w:type="spellStart"/>
      <w:r w:rsidRPr="007D3788">
        <w:rPr>
          <w:rFonts w:ascii="Consolas" w:eastAsia="Times New Roman" w:hAnsi="Consolas" w:cs="Courier New"/>
          <w:color w:val="F92672"/>
          <w:sz w:val="24"/>
          <w:szCs w:val="24"/>
        </w:rPr>
        <w:t>lang</w:t>
      </w:r>
      <w:proofErr w:type="spellEnd"/>
      <w:r w:rsidRPr="007D3788">
        <w:rPr>
          <w:rFonts w:ascii="Consolas" w:eastAsia="Times New Roman" w:hAnsi="Consolas" w:cs="Courier New"/>
          <w:color w:val="F92672"/>
          <w:sz w:val="24"/>
          <w:szCs w:val="24"/>
        </w:rPr>
        <w:t>=</w:t>
      </w:r>
      <w:r w:rsidRPr="007D3788">
        <w:rPr>
          <w:rFonts w:ascii="Consolas" w:eastAsia="Times New Roman" w:hAnsi="Consolas" w:cs="Courier New"/>
          <w:color w:val="A6E22E"/>
          <w:sz w:val="24"/>
          <w:szCs w:val="24"/>
        </w:rPr>
        <w:t>"</w:t>
      </w:r>
      <w:proofErr w:type="spellStart"/>
      <w:r w:rsidRPr="007D3788">
        <w:rPr>
          <w:rFonts w:ascii="Consolas" w:eastAsia="Times New Roman" w:hAnsi="Consolas" w:cs="Courier New"/>
          <w:color w:val="A6E22E"/>
          <w:sz w:val="24"/>
          <w:szCs w:val="24"/>
        </w:rPr>
        <w:t>en</w:t>
      </w:r>
      <w:proofErr w:type="spellEnd"/>
      <w:r w:rsidRPr="007D3788">
        <w:rPr>
          <w:rFonts w:ascii="Consolas" w:eastAsia="Times New Roman" w:hAnsi="Consolas" w:cs="Courier New"/>
          <w:color w:val="A6E22E"/>
          <w:sz w:val="24"/>
          <w:szCs w:val="24"/>
        </w:rPr>
        <w:t>"</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F92672"/>
          <w:sz w:val="24"/>
          <w:szCs w:val="24"/>
        </w:rPr>
        <w:t>&lt;head&gt;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charset=</w:t>
      </w:r>
      <w:r w:rsidRPr="007D3788">
        <w:rPr>
          <w:rFonts w:ascii="Consolas" w:eastAsia="Times New Roman" w:hAnsi="Consolas" w:cs="Courier New"/>
          <w:color w:val="A6E22E"/>
          <w:sz w:val="24"/>
          <w:szCs w:val="24"/>
        </w:rPr>
        <w:t>"UTF-8"</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name=</w:t>
      </w:r>
      <w:r w:rsidRPr="007D3788">
        <w:rPr>
          <w:rFonts w:ascii="Consolas" w:eastAsia="Times New Roman" w:hAnsi="Consolas" w:cs="Courier New"/>
          <w:color w:val="A6E22E"/>
          <w:sz w:val="24"/>
          <w:szCs w:val="24"/>
        </w:rPr>
        <w:t>"viewport"</w:t>
      </w:r>
      <w:r w:rsidRPr="007D3788">
        <w:rPr>
          <w:rFonts w:ascii="Consolas" w:eastAsia="Times New Roman" w:hAnsi="Consolas" w:cs="Courier New"/>
          <w:color w:val="F92672"/>
          <w:sz w:val="24"/>
          <w:szCs w:val="24"/>
        </w:rPr>
        <w:t xml:space="preserve"> content=</w:t>
      </w:r>
      <w:r w:rsidRPr="007D3788">
        <w:rPr>
          <w:rFonts w:ascii="Consolas" w:eastAsia="Times New Roman" w:hAnsi="Consolas" w:cs="Courier New"/>
          <w:color w:val="A6E22E"/>
          <w:sz w:val="24"/>
          <w:szCs w:val="24"/>
        </w:rPr>
        <w:t>"width=device-width, initial-scale=1.0"</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&lt;meta http-</w:t>
      </w:r>
      <w:proofErr w:type="spellStart"/>
      <w:r w:rsidRPr="007D3788">
        <w:rPr>
          <w:rFonts w:ascii="Consolas" w:eastAsia="Times New Roman" w:hAnsi="Consolas" w:cs="Courier New"/>
          <w:color w:val="F92672"/>
          <w:sz w:val="24"/>
          <w:szCs w:val="24"/>
        </w:rPr>
        <w:t>equiv</w:t>
      </w:r>
      <w:proofErr w:type="spellEnd"/>
      <w:r w:rsidRPr="007D3788">
        <w:rPr>
          <w:rFonts w:ascii="Consolas" w:eastAsia="Times New Roman" w:hAnsi="Consolas" w:cs="Courier New"/>
          <w:color w:val="F92672"/>
          <w:sz w:val="24"/>
          <w:szCs w:val="24"/>
        </w:rPr>
        <w:t>=</w:t>
      </w:r>
      <w:r w:rsidRPr="007D3788">
        <w:rPr>
          <w:rFonts w:ascii="Consolas" w:eastAsia="Times New Roman" w:hAnsi="Consolas" w:cs="Courier New"/>
          <w:color w:val="A6E22E"/>
          <w:sz w:val="24"/>
          <w:szCs w:val="24"/>
        </w:rPr>
        <w:t>"X-UA-Compatible"</w:t>
      </w:r>
      <w:r w:rsidRPr="007D3788">
        <w:rPr>
          <w:rFonts w:ascii="Consolas" w:eastAsia="Times New Roman" w:hAnsi="Consolas" w:cs="Courier New"/>
          <w:color w:val="F92672"/>
          <w:sz w:val="24"/>
          <w:szCs w:val="24"/>
        </w:rPr>
        <w:t xml:space="preserve"> content=</w:t>
      </w:r>
      <w:r w:rsidRPr="007D3788">
        <w:rPr>
          <w:rFonts w:ascii="Consolas" w:eastAsia="Times New Roman" w:hAnsi="Consolas" w:cs="Courier New"/>
          <w:color w:val="A6E22E"/>
          <w:sz w:val="24"/>
          <w:szCs w:val="24"/>
        </w:rPr>
        <w:t>"</w:t>
      </w:r>
      <w:proofErr w:type="spellStart"/>
      <w:r w:rsidRPr="007D3788">
        <w:rPr>
          <w:rFonts w:ascii="Consolas" w:eastAsia="Times New Roman" w:hAnsi="Consolas" w:cs="Courier New"/>
          <w:color w:val="A6E22E"/>
          <w:sz w:val="24"/>
          <w:szCs w:val="24"/>
        </w:rPr>
        <w:t>ie</w:t>
      </w:r>
      <w:proofErr w:type="spellEnd"/>
      <w:r w:rsidRPr="007D3788">
        <w:rPr>
          <w:rFonts w:ascii="Consolas" w:eastAsia="Times New Roman" w:hAnsi="Consolas" w:cs="Courier New"/>
          <w:color w:val="A6E22E"/>
          <w:sz w:val="24"/>
          <w:szCs w:val="24"/>
        </w:rPr>
        <w:t>=edge"</w:t>
      </w:r>
      <w:r w:rsidRPr="007D3788">
        <w:rPr>
          <w:rFonts w:ascii="Consolas" w:eastAsia="Times New Roman" w:hAnsi="Consolas" w:cs="Courier New"/>
          <w:color w:val="F92672"/>
          <w:sz w:val="24"/>
          <w:szCs w:val="24"/>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7D3788">
        <w:rPr>
          <w:rFonts w:ascii="Consolas" w:eastAsia="Times New Roman" w:hAnsi="Consolas" w:cs="Courier New"/>
          <w:color w:val="DDDDDD"/>
          <w:sz w:val="24"/>
          <w:szCs w:val="24"/>
        </w:rPr>
        <w:t xml:space="preserve">  </w:t>
      </w:r>
      <w:r w:rsidRPr="007D3788">
        <w:rPr>
          <w:rFonts w:ascii="Consolas" w:eastAsia="Times New Roman" w:hAnsi="Consolas" w:cs="Courier New"/>
          <w:color w:val="F92672"/>
          <w:sz w:val="24"/>
          <w:szCs w:val="24"/>
        </w:rPr>
        <w:t>&lt;title&gt;</w:t>
      </w:r>
      <w:r w:rsidRPr="007D3788">
        <w:rPr>
          <w:rFonts w:ascii="Consolas" w:eastAsia="Times New Roman" w:hAnsi="Consolas" w:cs="Courier New"/>
          <w:color w:val="DDDDDD"/>
          <w:sz w:val="24"/>
          <w:szCs w:val="24"/>
        </w:rPr>
        <w:t>Document</w:t>
      </w:r>
      <w:r w:rsidRPr="007D3788">
        <w:rPr>
          <w:rFonts w:ascii="Consolas" w:eastAsia="Times New Roman" w:hAnsi="Consolas" w:cs="Courier New"/>
          <w:color w:val="F92672"/>
          <w:sz w:val="24"/>
          <w:szCs w:val="24"/>
        </w:rPr>
        <w:t>&lt;/title&gt;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&lt;/head&gt;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lastRenderedPageBreak/>
        <w:t>&lt;</w:t>
      </w:r>
      <w:proofErr w:type="spellStart"/>
      <w:r w:rsidRPr="007D3788">
        <w:rPr>
          <w:rFonts w:ascii="Consolas" w:eastAsia="Times New Roman" w:hAnsi="Consolas" w:cs="Courier New"/>
          <w:color w:val="F92672"/>
          <w:sz w:val="24"/>
          <w:szCs w:val="24"/>
          <w:lang w:val="es-ES"/>
        </w:rPr>
        <w:t>style</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DDDDDD"/>
          <w:sz w:val="24"/>
          <w:szCs w:val="24"/>
          <w:lang w:val="es-ES"/>
        </w:rPr>
        <w:t xml:space="preserve">    </w:t>
      </w:r>
      <w:r w:rsidRPr="007D3788">
        <w:rPr>
          <w:rFonts w:ascii="Consolas" w:eastAsia="Times New Roman" w:hAnsi="Consolas" w:cs="Courier New"/>
          <w:color w:val="75715E"/>
          <w:sz w:val="24"/>
          <w:szCs w:val="24"/>
          <w:lang w:val="es-ES"/>
        </w:rPr>
        <w:t>/* Aquí iría nuestro CSS */</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style</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&lt;script&gt;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DDDDDD"/>
          <w:sz w:val="24"/>
          <w:szCs w:val="24"/>
          <w:lang w:val="es-ES"/>
        </w:rPr>
        <w:t xml:space="preserve">    </w:t>
      </w:r>
      <w:r w:rsidRPr="007D3788">
        <w:rPr>
          <w:rFonts w:ascii="Consolas" w:eastAsia="Times New Roman" w:hAnsi="Consolas" w:cs="Courier New"/>
          <w:color w:val="75715E"/>
          <w:sz w:val="24"/>
          <w:szCs w:val="24"/>
          <w:lang w:val="es-ES"/>
        </w:rPr>
        <w:t>// Aquí debería ir nuestro JavaScript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&lt;/script&gt;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body</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DDDDDD"/>
          <w:sz w:val="24"/>
          <w:szCs w:val="24"/>
          <w:lang w:val="es-ES"/>
        </w:rPr>
        <w:t xml:space="preserve">  </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body</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7D3788">
        <w:rPr>
          <w:rFonts w:ascii="Consolas" w:eastAsia="Times New Roman" w:hAnsi="Consolas" w:cs="Courier New"/>
          <w:color w:val="F92672"/>
          <w:sz w:val="24"/>
          <w:szCs w:val="24"/>
          <w:lang w:val="es-ES"/>
        </w:rPr>
        <w:t>&lt;/</w:t>
      </w:r>
      <w:proofErr w:type="spellStart"/>
      <w:r w:rsidRPr="007D3788">
        <w:rPr>
          <w:rFonts w:ascii="Consolas" w:eastAsia="Times New Roman" w:hAnsi="Consolas" w:cs="Courier New"/>
          <w:color w:val="F92672"/>
          <w:sz w:val="24"/>
          <w:szCs w:val="24"/>
          <w:lang w:val="es-ES"/>
        </w:rPr>
        <w:t>html</w:t>
      </w:r>
      <w:proofErr w:type="spellEnd"/>
      <w:r w:rsidRPr="007D3788">
        <w:rPr>
          <w:rFonts w:ascii="Consolas" w:eastAsia="Times New Roman" w:hAnsi="Consolas" w:cs="Courier New"/>
          <w:color w:val="F92672"/>
          <w:sz w:val="24"/>
          <w:szCs w:val="24"/>
          <w:lang w:val="es-ES"/>
        </w:rPr>
        <w:t>&gt;</w:t>
      </w:r>
    </w:p>
    <w:p w:rsidR="007D3788" w:rsidRPr="007D3788" w:rsidRDefault="007D3788" w:rsidP="007D3788">
      <w:pPr>
        <w:shd w:val="clear" w:color="auto" w:fill="FFFFFF"/>
        <w:spacing w:before="240" w:after="24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Descripción de algunos elementos vacíos:</w:t>
      </w:r>
    </w:p>
    <w:p w:rsidR="007D3788" w:rsidRPr="007D3788" w:rsidRDefault="007D3788" w:rsidP="007D3788">
      <w:pPr>
        <w:spacing w:after="0" w:line="240" w:lineRule="auto"/>
        <w:rPr>
          <w:rFonts w:ascii="Times New Roman" w:eastAsia="Times New Roman" w:hAnsi="Times New Roman" w:cs="Times New Roman"/>
          <w:sz w:val="24"/>
          <w:szCs w:val="24"/>
        </w:rPr>
      </w:pPr>
      <w:r w:rsidRPr="007D3788">
        <w:rPr>
          <w:rFonts w:ascii="Times New Roman" w:eastAsia="Times New Roman" w:hAnsi="Times New Roman" w:cs="Times New Roman"/>
          <w:noProof/>
          <w:sz w:val="24"/>
          <w:szCs w:val="24"/>
        </w:rPr>
        <w:lastRenderedPageBreak/>
        <w:drawing>
          <wp:inline distT="0" distB="0" distL="0" distR="0">
            <wp:extent cx="5524013" cy="7200000"/>
            <wp:effectExtent l="0" t="0" r="635" b="1270"/>
            <wp:docPr id="7" name="Imagen 7" descr="Funciones de las etiquet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ciones de las etiquetas-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013" cy="7200000"/>
                    </a:xfrm>
                    <a:prstGeom prst="rect">
                      <a:avLst/>
                    </a:prstGeom>
                    <a:noFill/>
                    <a:ln>
                      <a:noFill/>
                    </a:ln>
                  </pic:spPr>
                </pic:pic>
              </a:graphicData>
            </a:graphic>
          </wp:inline>
        </w:drawing>
      </w:r>
    </w:p>
    <w:p w:rsidR="007D3788" w:rsidRPr="007D3788" w:rsidRDefault="007D3788" w:rsidP="007D3788">
      <w:pPr>
        <w:shd w:val="clear" w:color="auto" w:fill="FFFFFF"/>
        <w:spacing w:before="240" w:after="24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Descripción de las etiquetas semánticas para la estructura base de nuestra página:</w:t>
      </w:r>
    </w:p>
    <w:p w:rsidR="007D3788" w:rsidRPr="007D3788" w:rsidRDefault="007D3788" w:rsidP="007D3788">
      <w:pPr>
        <w:spacing w:after="0" w:line="240" w:lineRule="auto"/>
        <w:rPr>
          <w:rFonts w:ascii="Times New Roman" w:eastAsia="Times New Roman" w:hAnsi="Times New Roman" w:cs="Times New Roman"/>
          <w:sz w:val="24"/>
          <w:szCs w:val="24"/>
        </w:rPr>
      </w:pPr>
      <w:r w:rsidRPr="007D3788">
        <w:rPr>
          <w:rFonts w:ascii="Times New Roman" w:eastAsia="Times New Roman" w:hAnsi="Times New Roman" w:cs="Times New Roman"/>
          <w:noProof/>
          <w:sz w:val="24"/>
          <w:szCs w:val="24"/>
        </w:rPr>
        <w:lastRenderedPageBreak/>
        <w:drawing>
          <wp:inline distT="0" distB="0" distL="0" distR="0">
            <wp:extent cx="5291440" cy="7200000"/>
            <wp:effectExtent l="0" t="0" r="5080" b="1270"/>
            <wp:docPr id="6" name="Imagen 6" descr="Funciones de las etiqueta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iones de las etiquetas-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1440" cy="7200000"/>
                    </a:xfrm>
                    <a:prstGeom prst="rect">
                      <a:avLst/>
                    </a:prstGeom>
                    <a:noFill/>
                    <a:ln>
                      <a:noFill/>
                    </a:ln>
                  </pic:spPr>
                </pic:pic>
              </a:graphicData>
            </a:graphic>
          </wp:inline>
        </w:drawing>
      </w:r>
    </w:p>
    <w:p w:rsidR="007D3788" w:rsidRPr="007D3788" w:rsidRDefault="007D3788" w:rsidP="007D3788">
      <w:pPr>
        <w:shd w:val="clear" w:color="auto" w:fill="FFFFFF"/>
        <w:spacing w:before="240" w:after="240" w:line="384" w:lineRule="atLeast"/>
        <w:rPr>
          <w:rFonts w:ascii="Arial" w:eastAsia="Times New Roman" w:hAnsi="Arial" w:cs="Arial"/>
          <w:color w:val="273B47"/>
          <w:sz w:val="30"/>
          <w:szCs w:val="30"/>
          <w:lang w:val="es-ES"/>
        </w:rPr>
      </w:pPr>
      <w:r w:rsidRPr="007D3788">
        <w:rPr>
          <w:rFonts w:ascii="Arial" w:eastAsia="Times New Roman" w:hAnsi="Arial" w:cs="Arial"/>
          <w:color w:val="273B47"/>
          <w:sz w:val="30"/>
          <w:szCs w:val="30"/>
          <w:lang w:val="es-ES"/>
        </w:rPr>
        <w:t>Descripción de otras etiquetas muy usadas:</w:t>
      </w:r>
    </w:p>
    <w:p w:rsidR="002B3FAA" w:rsidRDefault="007D3788" w:rsidP="007D3788">
      <w:r w:rsidRPr="007D3788">
        <w:rPr>
          <w:rFonts w:ascii="Times New Roman" w:eastAsia="Times New Roman" w:hAnsi="Times New Roman" w:cs="Times New Roman"/>
          <w:noProof/>
          <w:sz w:val="24"/>
          <w:szCs w:val="24"/>
        </w:rPr>
        <w:lastRenderedPageBreak/>
        <w:drawing>
          <wp:inline distT="0" distB="0" distL="0" distR="0">
            <wp:extent cx="2895886" cy="7200000"/>
            <wp:effectExtent l="0" t="0" r="0" b="1270"/>
            <wp:docPr id="5" name="Imagen 5" descr="Funciones de las etiquet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ciones de las etiquetas-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5886" cy="7200000"/>
                    </a:xfrm>
                    <a:prstGeom prst="rect">
                      <a:avLst/>
                    </a:prstGeom>
                    <a:noFill/>
                    <a:ln>
                      <a:noFill/>
                    </a:ln>
                  </pic:spPr>
                </pic:pic>
              </a:graphicData>
            </a:graphic>
          </wp:inline>
        </w:drawing>
      </w:r>
    </w:p>
    <w:p w:rsidR="007D3788" w:rsidRDefault="007D3788" w:rsidP="007D3788"/>
    <w:p w:rsidR="007D3788" w:rsidRPr="007D3788" w:rsidRDefault="007D3788" w:rsidP="007D3788">
      <w:pPr>
        <w:shd w:val="clear" w:color="auto" w:fill="FFFFFF"/>
        <w:spacing w:before="113" w:after="113" w:line="240" w:lineRule="auto"/>
        <w:rPr>
          <w:rFonts w:ascii="Arial" w:eastAsia="Times New Roman" w:hAnsi="Arial" w:cs="Arial"/>
          <w:color w:val="273B47"/>
          <w:sz w:val="24"/>
          <w:szCs w:val="24"/>
          <w:lang w:val="es-ES"/>
        </w:rPr>
      </w:pPr>
      <w:r w:rsidRPr="007D3788">
        <w:rPr>
          <w:rFonts w:ascii="Arial" w:eastAsia="Times New Roman" w:hAnsi="Arial" w:cs="Arial"/>
          <w:color w:val="273B47"/>
          <w:sz w:val="24"/>
          <w:szCs w:val="24"/>
          <w:lang w:val="es-ES"/>
        </w:rPr>
        <w:t>Es importante que como desarrolladores tengamos claro el significado de escribir código. Debes ser consciente de que la manera en la que codeas tenga sentido.</w:t>
      </w:r>
    </w:p>
    <w:p w:rsidR="007D3788" w:rsidRPr="007D3788" w:rsidRDefault="007D3788" w:rsidP="007D3788">
      <w:pPr>
        <w:shd w:val="clear" w:color="auto" w:fill="FFFFFF"/>
        <w:spacing w:before="113" w:after="113" w:line="240" w:lineRule="auto"/>
        <w:rPr>
          <w:rFonts w:ascii="Arial" w:eastAsia="Times New Roman" w:hAnsi="Arial" w:cs="Arial"/>
          <w:color w:val="273B47"/>
          <w:sz w:val="24"/>
          <w:szCs w:val="24"/>
          <w:lang w:val="es-ES"/>
        </w:rPr>
      </w:pPr>
      <w:r w:rsidRPr="007D3788">
        <w:rPr>
          <w:rFonts w:ascii="Arial" w:eastAsia="Times New Roman" w:hAnsi="Arial" w:cs="Arial"/>
          <w:color w:val="273B47"/>
          <w:sz w:val="24"/>
          <w:szCs w:val="24"/>
          <w:lang w:val="es-ES"/>
        </w:rPr>
        <w:lastRenderedPageBreak/>
        <w:t>La semántica HTML no es más que darle sentido y estructura a lo que estas escribiendo. Muy importante para el navegador. No todos los elementos deberían ser un div.</w:t>
      </w:r>
    </w:p>
    <w:p w:rsidR="007D3788" w:rsidRPr="00E46FBA" w:rsidRDefault="007D3788" w:rsidP="007D3788">
      <w:pPr>
        <w:rPr>
          <w:b/>
          <w:lang w:val="es-ES"/>
        </w:rPr>
      </w:pPr>
      <w:r w:rsidRPr="00E46FBA">
        <w:rPr>
          <w:b/>
          <w:lang w:val="es-ES"/>
        </w:rPr>
        <w:t xml:space="preserve">Tipos de errores en HTML, </w:t>
      </w:r>
      <w:proofErr w:type="spellStart"/>
      <w:r w:rsidRPr="00E46FBA">
        <w:rPr>
          <w:b/>
          <w:lang w:val="es-ES"/>
        </w:rPr>
        <w:t>debugging</w:t>
      </w:r>
      <w:proofErr w:type="spellEnd"/>
      <w:r w:rsidRPr="00E46FBA">
        <w:rPr>
          <w:b/>
          <w:lang w:val="es-ES"/>
        </w:rPr>
        <w:t xml:space="preserve"> y servicio de validación de etiquetas</w:t>
      </w:r>
    </w:p>
    <w:p w:rsidR="007D3788" w:rsidRPr="007D3788" w:rsidRDefault="007D3788" w:rsidP="007D3788">
      <w:pPr>
        <w:rPr>
          <w:lang w:val="es-ES"/>
        </w:rPr>
      </w:pPr>
      <w:r w:rsidRPr="007D3788">
        <w:rPr>
          <w:lang w:val="es-ES"/>
        </w:rPr>
        <w:t xml:space="preserve">Errores sintácticos: Son errores de escritura en el código y evitan que el programa funcione. Pueden ser errores de </w:t>
      </w:r>
      <w:proofErr w:type="spellStart"/>
      <w:r w:rsidRPr="007D3788">
        <w:rPr>
          <w:lang w:val="es-ES"/>
        </w:rPr>
        <w:t>tipado</w:t>
      </w:r>
      <w:proofErr w:type="spellEnd"/>
      <w:r w:rsidRPr="007D3788">
        <w:rPr>
          <w:lang w:val="es-ES"/>
        </w:rPr>
        <w:t>.</w:t>
      </w:r>
    </w:p>
    <w:p w:rsidR="007D3788" w:rsidRPr="007D3788" w:rsidRDefault="007D3788" w:rsidP="007D3788">
      <w:pPr>
        <w:rPr>
          <w:lang w:val="es-ES"/>
        </w:rPr>
      </w:pPr>
    </w:p>
    <w:p w:rsidR="007D3788" w:rsidRDefault="007D3788" w:rsidP="007D3788">
      <w:pPr>
        <w:rPr>
          <w:lang w:val="es-ES"/>
        </w:rPr>
      </w:pPr>
      <w:r w:rsidRPr="007D3788">
        <w:rPr>
          <w:lang w:val="es-ES"/>
        </w:rPr>
        <w:t>Errores lógicos: En estos la sintaxis es correcta, pero el código no hace lo que debería. El programa funciona, pero de forma incorrecta.</w:t>
      </w:r>
    </w:p>
    <w:p w:rsidR="007D3788" w:rsidRDefault="007D3788" w:rsidP="007D3788">
      <w:pPr>
        <w:rPr>
          <w:lang w:val="es-ES"/>
        </w:rPr>
      </w:pPr>
    </w:p>
    <w:p w:rsidR="00E46FBA" w:rsidRPr="00E46FBA" w:rsidRDefault="00E46FBA" w:rsidP="00E46FBA">
      <w:pPr>
        <w:rPr>
          <w:b/>
          <w:lang w:val="es-CO"/>
        </w:rPr>
      </w:pPr>
      <w:r w:rsidRPr="00E46FBA">
        <w:rPr>
          <w:b/>
          <w:lang w:val="es-CO"/>
        </w:rPr>
        <w:t>Anatomía de una declaración CSS: Selectores, Propiedades y Valores</w:t>
      </w:r>
    </w:p>
    <w:p w:rsidR="00E46FBA" w:rsidRPr="00E46FBA" w:rsidRDefault="00E46FBA" w:rsidP="00E46FBA">
      <w:pPr>
        <w:rPr>
          <w:lang w:val="es-CO"/>
        </w:rPr>
      </w:pPr>
      <w:r w:rsidRPr="00E46FBA">
        <w:rPr>
          <w:lang w:val="es-CO"/>
        </w:rPr>
        <w:t>Nuestros estilos con CSS se componen de:</w:t>
      </w:r>
    </w:p>
    <w:p w:rsidR="00E46FBA" w:rsidRPr="00E46FBA" w:rsidRDefault="00E46FBA" w:rsidP="00E46FBA">
      <w:pPr>
        <w:rPr>
          <w:lang w:val="es-CO"/>
        </w:rPr>
      </w:pPr>
    </w:p>
    <w:p w:rsidR="00E46FBA" w:rsidRPr="00E46FBA" w:rsidRDefault="00E46FBA" w:rsidP="00E46FBA">
      <w:pPr>
        <w:rPr>
          <w:lang w:val="es-CO"/>
        </w:rPr>
      </w:pPr>
      <w:r w:rsidRPr="00E46FBA">
        <w:rPr>
          <w:lang w:val="es-CO"/>
        </w:rPr>
        <w:t xml:space="preserve">Selector: son la referencia a los elementos HTML que queremos estilizar. Los nombres de estas etiquetas van </w:t>
      </w:r>
      <w:proofErr w:type="gramStart"/>
      <w:r w:rsidRPr="00E46FBA">
        <w:rPr>
          <w:lang w:val="es-CO"/>
        </w:rPr>
        <w:t>seguidas</w:t>
      </w:r>
      <w:proofErr w:type="gramEnd"/>
      <w:r w:rsidRPr="00E46FBA">
        <w:rPr>
          <w:lang w:val="es-CO"/>
        </w:rPr>
        <w:t xml:space="preserve"> de una llave de apertura y otra de cierre ({}). Por ejemplo: h1 {}.</w:t>
      </w:r>
    </w:p>
    <w:p w:rsidR="00E46FBA" w:rsidRPr="00E46FBA" w:rsidRDefault="00E46FBA" w:rsidP="00E46FBA">
      <w:pPr>
        <w:rPr>
          <w:lang w:val="es-CO"/>
        </w:rPr>
      </w:pPr>
      <w:r w:rsidRPr="00E46FBA">
        <w:rPr>
          <w:lang w:val="es-CO"/>
        </w:rPr>
        <w:t xml:space="preserve">Propiedades: son el tipo de estilo que queremos darle a nuestros elementos. Van seguidas de dos puntos (:). Las propiedades deben estar dentro de las llaves del selector que definimos anteriormente. Podemos escribir diferentes propiedades en un mismo selector. Por ejemplo: h1 </w:t>
      </w:r>
      <w:proofErr w:type="gramStart"/>
      <w:r w:rsidRPr="00E46FBA">
        <w:rPr>
          <w:lang w:val="es-CO"/>
        </w:rPr>
        <w:t>{ color</w:t>
      </w:r>
      <w:proofErr w:type="gramEnd"/>
      <w:r w:rsidRPr="00E46FBA">
        <w:rPr>
          <w:lang w:val="es-CO"/>
        </w:rPr>
        <w:t>: }.</w:t>
      </w:r>
    </w:p>
    <w:p w:rsidR="007D3788" w:rsidRDefault="00E46FBA" w:rsidP="00E46FBA">
      <w:pPr>
        <w:rPr>
          <w:lang w:val="es-CO"/>
        </w:rPr>
      </w:pPr>
      <w:r w:rsidRPr="00E46FBA">
        <w:rPr>
          <w:lang w:val="es-CO"/>
        </w:rPr>
        <w:t xml:space="preserve">Valores: son el estilo que queremos que tomen nuestros elementos HTML con respecto a una propiedad. Van seguidas de un punto y coma (;). Por ejemplo: h1 </w:t>
      </w:r>
      <w:proofErr w:type="gramStart"/>
      <w:r w:rsidRPr="00E46FBA">
        <w:rPr>
          <w:lang w:val="es-CO"/>
        </w:rPr>
        <w:t>{ color</w:t>
      </w:r>
      <w:proofErr w:type="gramEnd"/>
      <w:r w:rsidRPr="00E46FBA">
        <w:rPr>
          <w:lang w:val="es-CO"/>
        </w:rPr>
        <w:t>: red; }.</w:t>
      </w:r>
    </w:p>
    <w:p w:rsidR="00E46FBA" w:rsidRDefault="00E46FBA" w:rsidP="00E46FBA">
      <w:pPr>
        <w:rPr>
          <w:lang w:val="es-CO"/>
        </w:rPr>
      </w:pPr>
    </w:p>
    <w:p w:rsidR="000E21DE" w:rsidRPr="000E21DE" w:rsidRDefault="000E21DE" w:rsidP="000E21DE">
      <w:pPr>
        <w:rPr>
          <w:b/>
          <w:lang w:val="es-CO"/>
        </w:rPr>
      </w:pPr>
      <w:r w:rsidRPr="000E21DE">
        <w:rPr>
          <w:b/>
          <w:lang w:val="es-CO"/>
        </w:rPr>
        <w:t xml:space="preserve">Tipos de selectores, </w:t>
      </w:r>
      <w:proofErr w:type="spellStart"/>
      <w:r w:rsidRPr="000E21DE">
        <w:rPr>
          <w:b/>
          <w:lang w:val="es-CO"/>
        </w:rPr>
        <w:t>pseudo</w:t>
      </w:r>
      <w:proofErr w:type="spellEnd"/>
      <w:r w:rsidRPr="000E21DE">
        <w:rPr>
          <w:b/>
          <w:lang w:val="es-CO"/>
        </w:rPr>
        <w:t xml:space="preserve">-clases y </w:t>
      </w:r>
      <w:proofErr w:type="spellStart"/>
      <w:r w:rsidRPr="000E21DE">
        <w:rPr>
          <w:b/>
          <w:lang w:val="es-CO"/>
        </w:rPr>
        <w:t>pseudo</w:t>
      </w:r>
      <w:proofErr w:type="spellEnd"/>
      <w:r w:rsidRPr="000E21DE">
        <w:rPr>
          <w:b/>
          <w:lang w:val="es-CO"/>
        </w:rPr>
        <w:t>-elementos</w:t>
      </w:r>
    </w:p>
    <w:p w:rsidR="000E21DE" w:rsidRPr="000E21DE" w:rsidRDefault="000E21DE" w:rsidP="000E21DE">
      <w:pPr>
        <w:rPr>
          <w:lang w:val="es-CO"/>
        </w:rPr>
      </w:pPr>
      <w:r w:rsidRPr="000E21DE">
        <w:rPr>
          <w:lang w:val="es-CO"/>
        </w:rPr>
        <w:t xml:space="preserve">*(asterisco): Es el selector universal. Las propiedades se </w:t>
      </w:r>
      <w:proofErr w:type="gramStart"/>
      <w:r w:rsidRPr="000E21DE">
        <w:rPr>
          <w:lang w:val="es-CO"/>
        </w:rPr>
        <w:t>aplicaran</w:t>
      </w:r>
      <w:proofErr w:type="gramEnd"/>
      <w:r w:rsidRPr="000E21DE">
        <w:rPr>
          <w:lang w:val="es-CO"/>
        </w:rPr>
        <w:t xml:space="preserve"> a todos los elementos de nuestro HTML.</w:t>
      </w:r>
    </w:p>
    <w:p w:rsidR="000E21DE" w:rsidRPr="000E21DE" w:rsidRDefault="000E21DE" w:rsidP="000E21DE">
      <w:pPr>
        <w:rPr>
          <w:lang w:val="es-CO"/>
        </w:rPr>
      </w:pPr>
    </w:p>
    <w:p w:rsidR="000E21DE" w:rsidRPr="000E21DE" w:rsidRDefault="000E21DE" w:rsidP="000E21DE">
      <w:pPr>
        <w:rPr>
          <w:lang w:val="es-CO"/>
        </w:rPr>
      </w:pPr>
      <w:r w:rsidRPr="000E21DE">
        <w:rPr>
          <w:lang w:val="es-CO"/>
        </w:rPr>
        <w:t xml:space="preserve">Tipo: Son selectores que se aplican a cierto elemento HTML en específico. Las propiedades se </w:t>
      </w:r>
      <w:proofErr w:type="gramStart"/>
      <w:r w:rsidRPr="000E21DE">
        <w:rPr>
          <w:lang w:val="es-CO"/>
        </w:rPr>
        <w:t>aplicaran</w:t>
      </w:r>
      <w:proofErr w:type="gramEnd"/>
      <w:r w:rsidRPr="000E21DE">
        <w:rPr>
          <w:lang w:val="es-CO"/>
        </w:rPr>
        <w:t xml:space="preserve"> a la etiqueta que queremos, por ejemplo p, </w:t>
      </w:r>
      <w:proofErr w:type="spellStart"/>
      <w:r w:rsidRPr="000E21DE">
        <w:rPr>
          <w:lang w:val="es-CO"/>
        </w:rPr>
        <w:t>body</w:t>
      </w:r>
      <w:proofErr w:type="spellEnd"/>
      <w:r w:rsidRPr="000E21DE">
        <w:rPr>
          <w:lang w:val="es-CO"/>
        </w:rPr>
        <w:t xml:space="preserve">, </w:t>
      </w:r>
      <w:proofErr w:type="spellStart"/>
      <w:r w:rsidRPr="000E21DE">
        <w:rPr>
          <w:lang w:val="es-CO"/>
        </w:rPr>
        <w:t>html</w:t>
      </w:r>
      <w:proofErr w:type="spellEnd"/>
      <w:r w:rsidRPr="000E21DE">
        <w:rPr>
          <w:lang w:val="es-CO"/>
        </w:rPr>
        <w:t>, div, etc.</w:t>
      </w:r>
    </w:p>
    <w:p w:rsidR="000E21DE" w:rsidRPr="000E21DE" w:rsidRDefault="000E21DE" w:rsidP="000E21DE">
      <w:pPr>
        <w:rPr>
          <w:lang w:val="es-CO"/>
        </w:rPr>
      </w:pPr>
    </w:p>
    <w:p w:rsidR="000E21DE" w:rsidRPr="000E21DE" w:rsidRDefault="000E21DE" w:rsidP="000E21DE">
      <w:pPr>
        <w:rPr>
          <w:lang w:val="es-CO"/>
        </w:rPr>
      </w:pPr>
      <w:r w:rsidRPr="000E21DE">
        <w:rPr>
          <w:lang w:val="es-CO"/>
        </w:rPr>
        <w:t xml:space="preserve">Clase: Si </w:t>
      </w:r>
      <w:proofErr w:type="gramStart"/>
      <w:r w:rsidRPr="000E21DE">
        <w:rPr>
          <w:lang w:val="es-CO"/>
        </w:rPr>
        <w:t>nuestras etiqueta</w:t>
      </w:r>
      <w:proofErr w:type="gramEnd"/>
      <w:r w:rsidRPr="000E21DE">
        <w:rPr>
          <w:lang w:val="es-CO"/>
        </w:rPr>
        <w:t xml:space="preserve"> de HTML tienen un atributo de </w:t>
      </w:r>
      <w:proofErr w:type="spellStart"/>
      <w:r w:rsidRPr="000E21DE">
        <w:rPr>
          <w:lang w:val="es-CO"/>
        </w:rPr>
        <w:t>class</w:t>
      </w:r>
      <w:proofErr w:type="spellEnd"/>
      <w:r w:rsidRPr="000E21DE">
        <w:rPr>
          <w:lang w:val="es-CO"/>
        </w:rPr>
        <w:t xml:space="preserve"> podemos usar ese valor o identificador para que los cambios en el CSS afecten únicamente a ese elemento.</w:t>
      </w:r>
    </w:p>
    <w:p w:rsidR="000E21DE" w:rsidRPr="000E21DE" w:rsidRDefault="000E21DE" w:rsidP="000E21DE">
      <w:pPr>
        <w:rPr>
          <w:lang w:val="es-CO"/>
        </w:rPr>
      </w:pPr>
    </w:p>
    <w:p w:rsidR="000E21DE" w:rsidRPr="000E21DE" w:rsidRDefault="000E21DE" w:rsidP="000E21DE">
      <w:pPr>
        <w:rPr>
          <w:lang w:val="es-CO"/>
        </w:rPr>
      </w:pPr>
      <w:r w:rsidRPr="000E21DE">
        <w:rPr>
          <w:lang w:val="es-CO"/>
        </w:rPr>
        <w:t>ID: Es similar al anterior, si la etiqueta HTML tiene un ID podemos afectar solo ese elemento.</w:t>
      </w:r>
    </w:p>
    <w:p w:rsidR="000E21DE" w:rsidRPr="000E21DE" w:rsidRDefault="000E21DE" w:rsidP="000E21DE">
      <w:pPr>
        <w:rPr>
          <w:lang w:val="es-CO"/>
        </w:rPr>
      </w:pPr>
    </w:p>
    <w:p w:rsidR="000E21DE" w:rsidRPr="000E21DE" w:rsidRDefault="000E21DE" w:rsidP="000E21DE">
      <w:pPr>
        <w:rPr>
          <w:lang w:val="es-CO"/>
        </w:rPr>
      </w:pPr>
      <w:r w:rsidRPr="000E21DE">
        <w:rPr>
          <w:lang w:val="es-CO"/>
        </w:rPr>
        <w:t xml:space="preserve">Las </w:t>
      </w:r>
      <w:proofErr w:type="spellStart"/>
      <w:r w:rsidRPr="000E21DE">
        <w:rPr>
          <w:lang w:val="es-CO"/>
        </w:rPr>
        <w:t>Pseudo</w:t>
      </w:r>
      <w:proofErr w:type="spellEnd"/>
      <w:r w:rsidRPr="000E21DE">
        <w:rPr>
          <w:lang w:val="es-CO"/>
        </w:rPr>
        <w:t xml:space="preserve">-clases y </w:t>
      </w:r>
      <w:proofErr w:type="spellStart"/>
      <w:r w:rsidRPr="000E21DE">
        <w:rPr>
          <w:lang w:val="es-CO"/>
        </w:rPr>
        <w:t>Pseudo</w:t>
      </w:r>
      <w:proofErr w:type="spellEnd"/>
      <w:r w:rsidRPr="000E21DE">
        <w:rPr>
          <w:lang w:val="es-CO"/>
        </w:rPr>
        <w:t>-elementos nos permiten ser aún más específicos con qué elemento o partes de nuestros elementos deben recibir los estilos.</w:t>
      </w:r>
    </w:p>
    <w:p w:rsidR="000E21DE" w:rsidRPr="000E21DE" w:rsidRDefault="000E21DE" w:rsidP="000E21DE">
      <w:pPr>
        <w:rPr>
          <w:lang w:val="es-CO"/>
        </w:rPr>
      </w:pPr>
    </w:p>
    <w:p w:rsidR="000E21DE" w:rsidRPr="000E21DE" w:rsidRDefault="000E21DE" w:rsidP="000E21DE">
      <w:pPr>
        <w:rPr>
          <w:lang w:val="es-CO"/>
        </w:rPr>
      </w:pPr>
      <w:r w:rsidRPr="000E21DE">
        <w:rPr>
          <w:lang w:val="es-CO"/>
        </w:rPr>
        <w:t xml:space="preserve">Para usarlas debemos definir el selector base (por ejemplo, p) seguido de dos puntos y la </w:t>
      </w:r>
      <w:proofErr w:type="spellStart"/>
      <w:r w:rsidRPr="000E21DE">
        <w:rPr>
          <w:lang w:val="es-CO"/>
        </w:rPr>
        <w:t>pseudo</w:t>
      </w:r>
      <w:proofErr w:type="spellEnd"/>
      <w:r w:rsidRPr="000E21DE">
        <w:rPr>
          <w:lang w:val="es-CO"/>
        </w:rPr>
        <w:t xml:space="preserve">-clase que queremos estilizar (por ejemplo: </w:t>
      </w:r>
      <w:proofErr w:type="gramStart"/>
      <w:r w:rsidRPr="000E21DE">
        <w:rPr>
          <w:lang w:val="es-CO"/>
        </w:rPr>
        <w:t>p:first</w:t>
      </w:r>
      <w:proofErr w:type="gramEnd"/>
      <w:r w:rsidRPr="000E21DE">
        <w:rPr>
          <w:lang w:val="es-CO"/>
        </w:rPr>
        <w:t xml:space="preserve">-child). En el caso de los </w:t>
      </w:r>
      <w:proofErr w:type="spellStart"/>
      <w:r w:rsidRPr="000E21DE">
        <w:rPr>
          <w:lang w:val="es-CO"/>
        </w:rPr>
        <w:t>pseudo</w:t>
      </w:r>
      <w:proofErr w:type="spellEnd"/>
      <w:r w:rsidRPr="000E21DE">
        <w:rPr>
          <w:lang w:val="es-CO"/>
        </w:rPr>
        <w:t>-elementos debemos usar el dos puntos 2 veces (</w:t>
      </w:r>
      <w:proofErr w:type="gramStart"/>
      <w:r w:rsidRPr="000E21DE">
        <w:rPr>
          <w:lang w:val="es-CO"/>
        </w:rPr>
        <w:t>p::</w:t>
      </w:r>
      <w:proofErr w:type="spellStart"/>
      <w:proofErr w:type="gramEnd"/>
      <w:r w:rsidRPr="000E21DE">
        <w:rPr>
          <w:lang w:val="es-CO"/>
        </w:rPr>
        <w:t>first-letter</w:t>
      </w:r>
      <w:proofErr w:type="spellEnd"/>
      <w:r w:rsidRPr="000E21DE">
        <w:rPr>
          <w:lang w:val="es-CO"/>
        </w:rPr>
        <w:t>).</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color w:val="75715E"/>
          <w:shd w:val="clear" w:color="auto" w:fill="272822"/>
          <w:lang w:val="es-ES"/>
        </w:rPr>
        <w:br/>
      </w:r>
      <w:r w:rsidRPr="000E21DE">
        <w:rPr>
          <w:rStyle w:val="hljs-comment"/>
          <w:color w:val="75715E"/>
          <w:shd w:val="clear" w:color="auto" w:fill="272822"/>
          <w:lang w:val="es-ES"/>
        </w:rPr>
        <w:t>/* Asterisco (universal)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 xml:space="preserve">  </w:t>
      </w:r>
      <w:proofErr w:type="spellStart"/>
      <w:r w:rsidRPr="000E21DE">
        <w:rPr>
          <w:rStyle w:val="hljs-attribute"/>
          <w:color w:val="BF79DB"/>
          <w:shd w:val="clear" w:color="auto" w:fill="272822"/>
          <w:lang w:val="es-ES"/>
        </w:rPr>
        <w:t>margin</w:t>
      </w:r>
      <w:proofErr w:type="spellEnd"/>
      <w:r w:rsidRPr="000E21DE">
        <w:rPr>
          <w:rStyle w:val="CdigoHTML"/>
          <w:color w:val="DDDDDD"/>
          <w:shd w:val="clear" w:color="auto" w:fill="272822"/>
          <w:lang w:val="es-ES"/>
        </w:rPr>
        <w:t xml:space="preserve">: </w:t>
      </w:r>
      <w:r w:rsidRPr="000E21DE">
        <w:rPr>
          <w:rStyle w:val="hljs-number"/>
          <w:color w:val="DDDDDD"/>
          <w:shd w:val="clear" w:color="auto" w:fill="272822"/>
          <w:lang w:val="es-ES"/>
        </w:rPr>
        <w:t>0</w:t>
      </w:r>
      <w:r w:rsidRPr="000E21DE">
        <w:rPr>
          <w:rStyle w:val="CdigoHTML"/>
          <w:color w:val="DDDDDD"/>
          <w:shd w:val="clear" w:color="auto" w:fill="272822"/>
          <w:lang w:val="es-ES"/>
        </w:rPr>
        <w:t>;</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w:t>
      </w:r>
    </w:p>
    <w:p w:rsidR="000E21DE" w:rsidRPr="000E21DE" w:rsidRDefault="000E21DE" w:rsidP="000E21DE">
      <w:pPr>
        <w:pStyle w:val="HTMLconformatoprevio"/>
        <w:shd w:val="clear" w:color="auto" w:fill="333333"/>
        <w:rPr>
          <w:rStyle w:val="CdigoHTML"/>
          <w:color w:val="DDDDDD"/>
          <w:shd w:val="clear" w:color="auto" w:fill="272822"/>
          <w:lang w:val="es-ES"/>
        </w:rPr>
      </w:pP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hljs-comment"/>
          <w:color w:val="75715E"/>
          <w:shd w:val="clear" w:color="auto" w:fill="272822"/>
          <w:lang w:val="es-ES"/>
        </w:rPr>
        <w:t>/* Tipo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hljs-selector-tag"/>
          <w:b/>
          <w:bCs/>
          <w:color w:val="F92672"/>
          <w:shd w:val="clear" w:color="auto" w:fill="272822"/>
          <w:lang w:val="es-ES"/>
        </w:rPr>
        <w:t>h1</w:t>
      </w:r>
      <w:r w:rsidRPr="000E21DE">
        <w:rPr>
          <w:rStyle w:val="CdigoHTML"/>
          <w:color w:val="DDDDDD"/>
          <w:shd w:val="clear" w:color="auto" w:fill="272822"/>
          <w:lang w:val="es-ES"/>
        </w:rPr>
        <w:t xml:space="preserve">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 xml:space="preserve">  </w:t>
      </w:r>
      <w:r w:rsidRPr="000E21DE">
        <w:rPr>
          <w:rStyle w:val="hljs-attribute"/>
          <w:color w:val="BF79DB"/>
          <w:shd w:val="clear" w:color="auto" w:fill="272822"/>
          <w:lang w:val="es-ES"/>
        </w:rPr>
        <w:t>color</w:t>
      </w:r>
      <w:r w:rsidRPr="000E21DE">
        <w:rPr>
          <w:rStyle w:val="CdigoHTML"/>
          <w:color w:val="DDDDDD"/>
          <w:shd w:val="clear" w:color="auto" w:fill="272822"/>
          <w:lang w:val="es-ES"/>
        </w:rPr>
        <w:t>: red;</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w:t>
      </w:r>
    </w:p>
    <w:p w:rsidR="000E21DE" w:rsidRPr="000E21DE" w:rsidRDefault="000E21DE" w:rsidP="000E21DE">
      <w:pPr>
        <w:pStyle w:val="HTMLconformatoprevio"/>
        <w:shd w:val="clear" w:color="auto" w:fill="333333"/>
        <w:rPr>
          <w:rStyle w:val="CdigoHTML"/>
          <w:color w:val="DDDDDD"/>
          <w:shd w:val="clear" w:color="auto" w:fill="272822"/>
          <w:lang w:val="es-ES"/>
        </w:rPr>
      </w:pP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hljs-comment"/>
          <w:color w:val="75715E"/>
          <w:shd w:val="clear" w:color="auto" w:fill="272822"/>
          <w:lang w:val="es-ES"/>
        </w:rPr>
        <w:t>/* Clase */</w:t>
      </w:r>
    </w:p>
    <w:p w:rsidR="000E21DE" w:rsidRPr="000E21DE" w:rsidRDefault="000E21DE" w:rsidP="000E21DE">
      <w:pPr>
        <w:pStyle w:val="HTMLconformatoprevio"/>
        <w:shd w:val="clear" w:color="auto" w:fill="333333"/>
        <w:rPr>
          <w:rStyle w:val="CdigoHTML"/>
          <w:color w:val="DDDDDD"/>
          <w:shd w:val="clear" w:color="auto" w:fill="272822"/>
          <w:lang w:val="es-ES"/>
        </w:rPr>
      </w:pPr>
      <w:proofErr w:type="gramStart"/>
      <w:r w:rsidRPr="000E21DE">
        <w:rPr>
          <w:rStyle w:val="hljs-selector-class"/>
          <w:color w:val="DDDDDD"/>
          <w:shd w:val="clear" w:color="auto" w:fill="272822"/>
          <w:lang w:val="es-ES"/>
        </w:rPr>
        <w:t>.saludo</w:t>
      </w:r>
      <w:proofErr w:type="gramEnd"/>
      <w:r w:rsidRPr="000E21DE">
        <w:rPr>
          <w:rStyle w:val="CdigoHTML"/>
          <w:color w:val="DDDDDD"/>
          <w:shd w:val="clear" w:color="auto" w:fill="272822"/>
          <w:lang w:val="es-ES"/>
        </w:rPr>
        <w:t xml:space="preserve">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 xml:space="preserve">  </w:t>
      </w:r>
      <w:proofErr w:type="spellStart"/>
      <w:r w:rsidRPr="000E21DE">
        <w:rPr>
          <w:rStyle w:val="hljs-attribute"/>
          <w:color w:val="BF79DB"/>
          <w:shd w:val="clear" w:color="auto" w:fill="272822"/>
          <w:lang w:val="es-ES"/>
        </w:rPr>
        <w:t>font-size</w:t>
      </w:r>
      <w:proofErr w:type="spellEnd"/>
      <w:r w:rsidRPr="000E21DE">
        <w:rPr>
          <w:rStyle w:val="CdigoHTML"/>
          <w:color w:val="DDDDDD"/>
          <w:shd w:val="clear" w:color="auto" w:fill="272822"/>
          <w:lang w:val="es-ES"/>
        </w:rPr>
        <w:t xml:space="preserve">: </w:t>
      </w:r>
      <w:r w:rsidRPr="000E21DE">
        <w:rPr>
          <w:rStyle w:val="hljs-number"/>
          <w:color w:val="DDDDDD"/>
          <w:shd w:val="clear" w:color="auto" w:fill="272822"/>
          <w:lang w:val="es-ES"/>
        </w:rPr>
        <w:t>2em</w:t>
      </w:r>
      <w:r w:rsidRPr="000E21DE">
        <w:rPr>
          <w:rStyle w:val="CdigoHTML"/>
          <w:color w:val="DDDDDD"/>
          <w:shd w:val="clear" w:color="auto" w:fill="272822"/>
          <w:lang w:val="es-ES"/>
        </w:rPr>
        <w:t>;</w:t>
      </w:r>
    </w:p>
    <w:p w:rsidR="000E21DE" w:rsidRPr="00127F1B" w:rsidRDefault="000E21DE" w:rsidP="000E21DE">
      <w:pPr>
        <w:pStyle w:val="HTMLconformatoprevio"/>
        <w:shd w:val="clear" w:color="auto" w:fill="333333"/>
        <w:rPr>
          <w:rStyle w:val="CdigoHTML"/>
          <w:color w:val="DDDDDD"/>
          <w:shd w:val="clear" w:color="auto" w:fill="272822"/>
          <w:lang w:val="es-ES"/>
        </w:rPr>
      </w:pPr>
      <w:r w:rsidRPr="00127F1B">
        <w:rPr>
          <w:rStyle w:val="CdigoHTML"/>
          <w:color w:val="DDDDDD"/>
          <w:shd w:val="clear" w:color="auto" w:fill="272822"/>
          <w:lang w:val="es-ES"/>
        </w:rPr>
        <w:t>}</w:t>
      </w:r>
    </w:p>
    <w:p w:rsidR="000E21DE" w:rsidRPr="00127F1B" w:rsidRDefault="000E21DE" w:rsidP="000E21DE">
      <w:pPr>
        <w:pStyle w:val="HTMLconformatoprevio"/>
        <w:shd w:val="clear" w:color="auto" w:fill="333333"/>
        <w:rPr>
          <w:rStyle w:val="CdigoHTML"/>
          <w:color w:val="DDDDDD"/>
          <w:shd w:val="clear" w:color="auto" w:fill="272822"/>
          <w:lang w:val="es-ES"/>
        </w:rPr>
      </w:pPr>
    </w:p>
    <w:p w:rsidR="000E21DE" w:rsidRPr="00127F1B" w:rsidRDefault="000E21DE" w:rsidP="000E21DE">
      <w:pPr>
        <w:pStyle w:val="HTMLconformatoprevio"/>
        <w:shd w:val="clear" w:color="auto" w:fill="333333"/>
        <w:rPr>
          <w:rStyle w:val="CdigoHTML"/>
          <w:color w:val="DDDDDD"/>
          <w:shd w:val="clear" w:color="auto" w:fill="272822"/>
          <w:lang w:val="es-ES"/>
        </w:rPr>
      </w:pPr>
      <w:r w:rsidRPr="00127F1B">
        <w:rPr>
          <w:rStyle w:val="hljs-comment"/>
          <w:color w:val="75715E"/>
          <w:shd w:val="clear" w:color="auto" w:fill="272822"/>
          <w:lang w:val="es-ES"/>
        </w:rPr>
        <w:t>/* ID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hljs-selector-id"/>
          <w:b/>
          <w:bCs/>
          <w:color w:val="DDDDDD"/>
          <w:shd w:val="clear" w:color="auto" w:fill="272822"/>
          <w:lang w:val="es-ES"/>
        </w:rPr>
        <w:t>#id</w:t>
      </w:r>
      <w:r w:rsidRPr="000E21DE">
        <w:rPr>
          <w:rStyle w:val="CdigoHTML"/>
          <w:color w:val="DDDDDD"/>
          <w:shd w:val="clear" w:color="auto" w:fill="272822"/>
          <w:lang w:val="es-ES"/>
        </w:rPr>
        <w:t xml:space="preserve"> {</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 xml:space="preserve">  </w:t>
      </w:r>
      <w:proofErr w:type="spellStart"/>
      <w:r w:rsidRPr="000E21DE">
        <w:rPr>
          <w:rStyle w:val="hljs-attribute"/>
          <w:color w:val="BF79DB"/>
          <w:shd w:val="clear" w:color="auto" w:fill="272822"/>
          <w:lang w:val="es-ES"/>
        </w:rPr>
        <w:t>border-radius</w:t>
      </w:r>
      <w:proofErr w:type="spellEnd"/>
      <w:r w:rsidRPr="000E21DE">
        <w:rPr>
          <w:rStyle w:val="CdigoHTML"/>
          <w:color w:val="DDDDDD"/>
          <w:shd w:val="clear" w:color="auto" w:fill="272822"/>
          <w:lang w:val="es-ES"/>
        </w:rPr>
        <w:t xml:space="preserve">: </w:t>
      </w:r>
      <w:r w:rsidRPr="000E21DE">
        <w:rPr>
          <w:rStyle w:val="hljs-number"/>
          <w:color w:val="DDDDDD"/>
          <w:shd w:val="clear" w:color="auto" w:fill="272822"/>
          <w:lang w:val="es-ES"/>
        </w:rPr>
        <w:t>20px</w:t>
      </w:r>
      <w:r w:rsidRPr="000E21DE">
        <w:rPr>
          <w:rStyle w:val="CdigoHTML"/>
          <w:color w:val="DDDDDD"/>
          <w:shd w:val="clear" w:color="auto" w:fill="272822"/>
          <w:lang w:val="es-ES"/>
        </w:rPr>
        <w:t>;</w:t>
      </w: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CdigoHTML"/>
          <w:color w:val="DDDDDD"/>
          <w:shd w:val="clear" w:color="auto" w:fill="272822"/>
          <w:lang w:val="es-ES"/>
        </w:rPr>
        <w:t>}</w:t>
      </w:r>
    </w:p>
    <w:p w:rsidR="000E21DE" w:rsidRPr="000E21DE" w:rsidRDefault="000E21DE" w:rsidP="000E21DE">
      <w:pPr>
        <w:pStyle w:val="HTMLconformatoprevio"/>
        <w:shd w:val="clear" w:color="auto" w:fill="333333"/>
        <w:rPr>
          <w:rStyle w:val="CdigoHTML"/>
          <w:color w:val="DDDDDD"/>
          <w:shd w:val="clear" w:color="auto" w:fill="272822"/>
          <w:lang w:val="es-ES"/>
        </w:rPr>
      </w:pPr>
    </w:p>
    <w:p w:rsidR="000E21DE" w:rsidRPr="000E21DE" w:rsidRDefault="000E21DE" w:rsidP="000E21DE">
      <w:pPr>
        <w:pStyle w:val="HTMLconformatoprevio"/>
        <w:shd w:val="clear" w:color="auto" w:fill="333333"/>
        <w:rPr>
          <w:rStyle w:val="CdigoHTML"/>
          <w:color w:val="DDDDDD"/>
          <w:shd w:val="clear" w:color="auto" w:fill="272822"/>
          <w:lang w:val="es-ES"/>
        </w:rPr>
      </w:pPr>
      <w:r w:rsidRPr="000E21DE">
        <w:rPr>
          <w:rStyle w:val="hljs-comment"/>
          <w:color w:val="75715E"/>
          <w:shd w:val="clear" w:color="auto" w:fill="272822"/>
          <w:lang w:val="es-ES"/>
        </w:rPr>
        <w:t xml:space="preserve">/* </w:t>
      </w:r>
      <w:proofErr w:type="spellStart"/>
      <w:r w:rsidRPr="000E21DE">
        <w:rPr>
          <w:rStyle w:val="hljs-comment"/>
          <w:color w:val="75715E"/>
          <w:shd w:val="clear" w:color="auto" w:fill="272822"/>
          <w:lang w:val="es-ES"/>
        </w:rPr>
        <w:t>Pseudo</w:t>
      </w:r>
      <w:proofErr w:type="spellEnd"/>
      <w:r w:rsidRPr="000E21DE">
        <w:rPr>
          <w:rStyle w:val="hljs-comment"/>
          <w:color w:val="75715E"/>
          <w:shd w:val="clear" w:color="auto" w:fill="272822"/>
          <w:lang w:val="es-ES"/>
        </w:rPr>
        <w:t>-clases */</w:t>
      </w:r>
    </w:p>
    <w:p w:rsidR="000E21DE" w:rsidRDefault="000E21DE" w:rsidP="000E21DE">
      <w:pPr>
        <w:pStyle w:val="HTMLconformatoprevio"/>
        <w:shd w:val="clear" w:color="auto" w:fill="333333"/>
        <w:rPr>
          <w:rStyle w:val="CdigoHTML"/>
          <w:color w:val="DDDDDD"/>
          <w:shd w:val="clear" w:color="auto" w:fill="272822"/>
        </w:rPr>
      </w:pPr>
      <w:proofErr w:type="gramStart"/>
      <w:r>
        <w:rPr>
          <w:rStyle w:val="hljs-selector-tag"/>
          <w:b/>
          <w:bCs/>
          <w:color w:val="F92672"/>
          <w:shd w:val="clear" w:color="auto" w:fill="272822"/>
        </w:rPr>
        <w:t>p</w:t>
      </w:r>
      <w:r>
        <w:rPr>
          <w:rStyle w:val="hljs-selector-pseudo"/>
          <w:color w:val="A6E22E"/>
          <w:shd w:val="clear" w:color="auto" w:fill="272822"/>
        </w:rPr>
        <w:t>:first</w:t>
      </w:r>
      <w:proofErr w:type="gramEnd"/>
      <w:r>
        <w:rPr>
          <w:rStyle w:val="hljs-selector-pseudo"/>
          <w:color w:val="A6E22E"/>
          <w:shd w:val="clear" w:color="auto" w:fill="272822"/>
        </w:rPr>
        <w:t>-child</w:t>
      </w:r>
      <w:r>
        <w:rPr>
          <w:rStyle w:val="CdigoHTML"/>
          <w:color w:val="DDDDDD"/>
          <w:shd w:val="clear" w:color="auto" w:fill="272822"/>
        </w:rPr>
        <w:t xml:space="preserve"> {</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 xml:space="preserve">  </w:t>
      </w:r>
      <w:r>
        <w:rPr>
          <w:rStyle w:val="hljs-attribute"/>
          <w:color w:val="BF79DB"/>
          <w:shd w:val="clear" w:color="auto" w:fill="272822"/>
        </w:rPr>
        <w:t>color</w:t>
      </w:r>
      <w:r>
        <w:rPr>
          <w:rStyle w:val="CdigoHTML"/>
          <w:color w:val="DDDDDD"/>
          <w:shd w:val="clear" w:color="auto" w:fill="272822"/>
        </w:rPr>
        <w:t>: white;</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w:t>
      </w:r>
    </w:p>
    <w:p w:rsidR="000E21DE" w:rsidRDefault="000E21DE" w:rsidP="000E21DE">
      <w:pPr>
        <w:pStyle w:val="HTMLconformatoprevio"/>
        <w:shd w:val="clear" w:color="auto" w:fill="333333"/>
        <w:rPr>
          <w:rStyle w:val="CdigoHTML"/>
          <w:color w:val="DDDDDD"/>
          <w:shd w:val="clear" w:color="auto" w:fill="272822"/>
        </w:rPr>
      </w:pPr>
    </w:p>
    <w:p w:rsidR="000E21DE" w:rsidRDefault="000E21DE" w:rsidP="000E21DE">
      <w:pPr>
        <w:pStyle w:val="HTMLconformatoprevio"/>
        <w:shd w:val="clear" w:color="auto" w:fill="333333"/>
        <w:rPr>
          <w:rStyle w:val="CdigoHTML"/>
          <w:color w:val="DDDDDD"/>
          <w:shd w:val="clear" w:color="auto" w:fill="272822"/>
        </w:rPr>
      </w:pPr>
      <w:proofErr w:type="gramStart"/>
      <w:r>
        <w:rPr>
          <w:rStyle w:val="hljs-selector-tag"/>
          <w:b/>
          <w:bCs/>
          <w:color w:val="F92672"/>
          <w:shd w:val="clear" w:color="auto" w:fill="272822"/>
        </w:rPr>
        <w:t>p</w:t>
      </w:r>
      <w:r>
        <w:rPr>
          <w:rStyle w:val="hljs-selector-pseudo"/>
          <w:color w:val="A6E22E"/>
          <w:shd w:val="clear" w:color="auto" w:fill="272822"/>
        </w:rPr>
        <w:t>:last</w:t>
      </w:r>
      <w:proofErr w:type="gramEnd"/>
      <w:r>
        <w:rPr>
          <w:rStyle w:val="hljs-selector-pseudo"/>
          <w:color w:val="A6E22E"/>
          <w:shd w:val="clear" w:color="auto" w:fill="272822"/>
        </w:rPr>
        <w:t>-child</w:t>
      </w:r>
      <w:r>
        <w:rPr>
          <w:rStyle w:val="CdigoHTML"/>
          <w:color w:val="DDDDDD"/>
          <w:shd w:val="clear" w:color="auto" w:fill="272822"/>
        </w:rPr>
        <w:t xml:space="preserve"> {</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 xml:space="preserve">  </w:t>
      </w:r>
      <w:r>
        <w:rPr>
          <w:rStyle w:val="hljs-attribute"/>
          <w:color w:val="BF79DB"/>
          <w:shd w:val="clear" w:color="auto" w:fill="272822"/>
        </w:rPr>
        <w:t>color</w:t>
      </w:r>
      <w:r>
        <w:rPr>
          <w:rStyle w:val="CdigoHTML"/>
          <w:color w:val="DDDDDD"/>
          <w:shd w:val="clear" w:color="auto" w:fill="272822"/>
        </w:rPr>
        <w:t>: purple;</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w:t>
      </w:r>
    </w:p>
    <w:p w:rsidR="000E21DE" w:rsidRDefault="000E21DE" w:rsidP="000E21DE">
      <w:pPr>
        <w:pStyle w:val="HTMLconformatoprevio"/>
        <w:shd w:val="clear" w:color="auto" w:fill="333333"/>
        <w:rPr>
          <w:rStyle w:val="CdigoHTML"/>
          <w:color w:val="DDDDDD"/>
          <w:shd w:val="clear" w:color="auto" w:fill="272822"/>
        </w:rPr>
      </w:pPr>
    </w:p>
    <w:p w:rsidR="000E21DE" w:rsidRDefault="000E21DE" w:rsidP="000E21DE">
      <w:pPr>
        <w:pStyle w:val="HTMLconformatoprevio"/>
        <w:shd w:val="clear" w:color="auto" w:fill="333333"/>
        <w:rPr>
          <w:rStyle w:val="CdigoHTML"/>
          <w:color w:val="DDDDDD"/>
          <w:shd w:val="clear" w:color="auto" w:fill="272822"/>
        </w:rPr>
      </w:pPr>
      <w:proofErr w:type="gramStart"/>
      <w:r>
        <w:rPr>
          <w:rStyle w:val="hljs-selector-tag"/>
          <w:b/>
          <w:bCs/>
          <w:color w:val="F92672"/>
          <w:shd w:val="clear" w:color="auto" w:fill="272822"/>
        </w:rPr>
        <w:t>p</w:t>
      </w:r>
      <w:r>
        <w:rPr>
          <w:rStyle w:val="hljs-selector-pseudo"/>
          <w:color w:val="A6E22E"/>
          <w:shd w:val="clear" w:color="auto" w:fill="272822"/>
        </w:rPr>
        <w:t>:nth</w:t>
      </w:r>
      <w:proofErr w:type="gramEnd"/>
      <w:r>
        <w:rPr>
          <w:rStyle w:val="hljs-selector-pseudo"/>
          <w:color w:val="A6E22E"/>
          <w:shd w:val="clear" w:color="auto" w:fill="272822"/>
        </w:rPr>
        <w:t>-child(2n)</w:t>
      </w:r>
      <w:r>
        <w:rPr>
          <w:rStyle w:val="CdigoHTML"/>
          <w:color w:val="DDDDDD"/>
          <w:shd w:val="clear" w:color="auto" w:fill="272822"/>
        </w:rPr>
        <w:t xml:space="preserve"> {</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 xml:space="preserve">  </w:t>
      </w:r>
      <w:r>
        <w:rPr>
          <w:rStyle w:val="hljs-attribute"/>
          <w:color w:val="BF79DB"/>
          <w:shd w:val="clear" w:color="auto" w:fill="272822"/>
        </w:rPr>
        <w:t>color</w:t>
      </w:r>
      <w:r>
        <w:rPr>
          <w:rStyle w:val="CdigoHTML"/>
          <w:color w:val="DDDDDD"/>
          <w:shd w:val="clear" w:color="auto" w:fill="272822"/>
        </w:rPr>
        <w:t>: red;</w:t>
      </w:r>
    </w:p>
    <w:p w:rsidR="000E21DE" w:rsidRDefault="000E21DE" w:rsidP="000E21DE">
      <w:pPr>
        <w:pStyle w:val="HTMLconformatoprevio"/>
        <w:shd w:val="clear" w:color="auto" w:fill="333333"/>
        <w:rPr>
          <w:rStyle w:val="CdigoHTML"/>
          <w:color w:val="DDDDDD"/>
          <w:shd w:val="clear" w:color="auto" w:fill="272822"/>
        </w:rPr>
      </w:pPr>
      <w:r>
        <w:rPr>
          <w:rStyle w:val="CdigoHTML"/>
          <w:color w:val="DDDDDD"/>
          <w:shd w:val="clear" w:color="auto" w:fill="272822"/>
        </w:rPr>
        <w:t>}</w:t>
      </w:r>
    </w:p>
    <w:p w:rsidR="00E46FBA" w:rsidRDefault="00E46FBA" w:rsidP="00E46FBA">
      <w:pPr>
        <w:rPr>
          <w:lang w:val="es-CO"/>
        </w:rPr>
      </w:pPr>
    </w:p>
    <w:p w:rsidR="000E21DE" w:rsidRDefault="000E21DE" w:rsidP="00E46FBA">
      <w:pPr>
        <w:rPr>
          <w:lang w:val="es-CO"/>
        </w:rPr>
      </w:pPr>
      <w:r>
        <w:rPr>
          <w:noProof/>
        </w:rPr>
        <w:lastRenderedPageBreak/>
        <w:drawing>
          <wp:inline distT="0" distB="0" distL="0" distR="0">
            <wp:extent cx="3448161" cy="7200000"/>
            <wp:effectExtent l="0" t="0" r="0" b="1270"/>
            <wp:docPr id="10" name="Imagen 10" descr="Juan Cum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uan Cum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161" cy="7200000"/>
                    </a:xfrm>
                    <a:prstGeom prst="rect">
                      <a:avLst/>
                    </a:prstGeom>
                    <a:noFill/>
                    <a:ln>
                      <a:noFill/>
                    </a:ln>
                  </pic:spPr>
                </pic:pic>
              </a:graphicData>
            </a:graphic>
          </wp:inline>
        </w:drawing>
      </w:r>
    </w:p>
    <w:p w:rsidR="000E21DE" w:rsidRDefault="00A50810" w:rsidP="00E46FBA">
      <w:pPr>
        <w:rPr>
          <w:lang w:val="es-CO"/>
        </w:rPr>
      </w:pPr>
      <w:r>
        <w:rPr>
          <w:noProof/>
        </w:rPr>
        <w:lastRenderedPageBreak/>
        <w:drawing>
          <wp:inline distT="0" distB="0" distL="0" distR="0">
            <wp:extent cx="5612130" cy="4472979"/>
            <wp:effectExtent l="0" t="0" r="7620" b="3810"/>
            <wp:docPr id="11" name="Imagen 11" descr="mar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72979"/>
                    </a:xfrm>
                    <a:prstGeom prst="rect">
                      <a:avLst/>
                    </a:prstGeom>
                    <a:noFill/>
                    <a:ln>
                      <a:noFill/>
                    </a:ln>
                  </pic:spPr>
                </pic:pic>
              </a:graphicData>
            </a:graphic>
          </wp:inline>
        </w:drawing>
      </w:r>
    </w:p>
    <w:p w:rsidR="00082D38" w:rsidRPr="00082D38" w:rsidRDefault="00082D38" w:rsidP="00082D38">
      <w:pPr>
        <w:rPr>
          <w:b/>
          <w:lang w:val="es-CO"/>
        </w:rPr>
      </w:pPr>
      <w:r w:rsidRPr="00082D38">
        <w:rPr>
          <w:b/>
          <w:lang w:val="es-CO"/>
        </w:rPr>
        <w:t>Valores relativos y absolutos</w:t>
      </w:r>
    </w:p>
    <w:p w:rsidR="00082D38" w:rsidRPr="00082D38" w:rsidRDefault="00082D38" w:rsidP="00082D38">
      <w:pPr>
        <w:rPr>
          <w:lang w:val="es-CO"/>
        </w:rPr>
      </w:pPr>
      <w:r w:rsidRPr="00082D38">
        <w:rPr>
          <w:lang w:val="es-CO"/>
        </w:rPr>
        <w:t>Los valores absolutos son, por ejemplo, centímetros, milímetros, pixeles y pulgadas. Se llaman de esta forma porque no tienen en cuenta a nadie más, no depende de la medida de otra unidad.</w:t>
      </w:r>
    </w:p>
    <w:p w:rsidR="00082D38" w:rsidRPr="00082D38" w:rsidRDefault="00082D38" w:rsidP="00082D38">
      <w:pPr>
        <w:rPr>
          <w:lang w:val="es-CO"/>
        </w:rPr>
      </w:pPr>
    </w:p>
    <w:p w:rsidR="00082D38" w:rsidRPr="00082D38" w:rsidRDefault="00082D38" w:rsidP="00082D38">
      <w:pPr>
        <w:rPr>
          <w:lang w:val="es-CO"/>
        </w:rPr>
      </w:pPr>
      <w:r w:rsidRPr="00082D38">
        <w:rPr>
          <w:lang w:val="es-CO"/>
        </w:rPr>
        <w:t xml:space="preserve">Los </w:t>
      </w:r>
      <w:proofErr w:type="gramStart"/>
      <w:r w:rsidRPr="00082D38">
        <w:rPr>
          <w:lang w:val="es-CO"/>
        </w:rPr>
        <w:t>valores relativas</w:t>
      </w:r>
      <w:proofErr w:type="gramEnd"/>
      <w:r w:rsidRPr="00082D38">
        <w:rPr>
          <w:lang w:val="es-CO"/>
        </w:rPr>
        <w:t xml:space="preserve">, llevan este nombre porque depende de otra unidad de medida o elemento. Por ejemplo, porcentajes, </w:t>
      </w:r>
      <w:proofErr w:type="spellStart"/>
      <w:r w:rsidRPr="00082D38">
        <w:rPr>
          <w:lang w:val="es-CO"/>
        </w:rPr>
        <w:t>vmx</w:t>
      </w:r>
      <w:proofErr w:type="spellEnd"/>
      <w:r w:rsidRPr="00082D38">
        <w:rPr>
          <w:lang w:val="es-CO"/>
        </w:rPr>
        <w:t xml:space="preserve">, </w:t>
      </w:r>
      <w:proofErr w:type="spellStart"/>
      <w:r w:rsidRPr="00082D38">
        <w:rPr>
          <w:lang w:val="es-CO"/>
        </w:rPr>
        <w:t>em</w:t>
      </w:r>
      <w:proofErr w:type="spellEnd"/>
      <w:r w:rsidRPr="00082D38">
        <w:rPr>
          <w:lang w:val="es-CO"/>
        </w:rPr>
        <w:t>, entre otros.</w:t>
      </w:r>
    </w:p>
    <w:p w:rsidR="00082D38" w:rsidRPr="00082D38" w:rsidRDefault="00082D38" w:rsidP="00082D38">
      <w:pPr>
        <w:rPr>
          <w:lang w:val="es-CO"/>
        </w:rPr>
      </w:pPr>
    </w:p>
    <w:p w:rsidR="00082D38" w:rsidRPr="00082D38" w:rsidRDefault="00082D38" w:rsidP="00082D38">
      <w:pPr>
        <w:rPr>
          <w:lang w:val="es-CO"/>
        </w:rPr>
      </w:pPr>
      <w:r w:rsidRPr="00082D38">
        <w:rPr>
          <w:lang w:val="es-CO"/>
        </w:rPr>
        <w:t xml:space="preserve">Recuerda que podemos </w:t>
      </w:r>
      <w:proofErr w:type="gramStart"/>
      <w:r w:rsidRPr="00082D38">
        <w:rPr>
          <w:lang w:val="es-CO"/>
        </w:rPr>
        <w:t>darle</w:t>
      </w:r>
      <w:proofErr w:type="gramEnd"/>
      <w:r w:rsidRPr="00082D38">
        <w:rPr>
          <w:lang w:val="es-CO"/>
        </w:rPr>
        <w:t xml:space="preserve"> estilos a etiquetas HTML muy específicas indicando dónde se van a encontrar. Por ejemplo: si queremos darle estilos únicamente a la imagen que está dentro del </w:t>
      </w:r>
      <w:proofErr w:type="spellStart"/>
      <w:r w:rsidRPr="00082D38">
        <w:rPr>
          <w:lang w:val="es-CO"/>
        </w:rPr>
        <w:t>header</w:t>
      </w:r>
      <w:proofErr w:type="spellEnd"/>
      <w:r w:rsidRPr="00082D38">
        <w:rPr>
          <w:lang w:val="es-CO"/>
        </w:rPr>
        <w:t xml:space="preserve">, podemos usar el selector </w:t>
      </w:r>
      <w:proofErr w:type="spellStart"/>
      <w:r w:rsidRPr="00082D38">
        <w:rPr>
          <w:lang w:val="es-CO"/>
        </w:rPr>
        <w:t>css</w:t>
      </w:r>
      <w:proofErr w:type="spellEnd"/>
      <w:r w:rsidRPr="00082D38">
        <w:rPr>
          <w:lang w:val="es-CO"/>
        </w:rPr>
        <w:t xml:space="preserve"> </w:t>
      </w:r>
      <w:proofErr w:type="spellStart"/>
      <w:r w:rsidRPr="00082D38">
        <w:rPr>
          <w:lang w:val="es-CO"/>
        </w:rPr>
        <w:t>header</w:t>
      </w:r>
      <w:proofErr w:type="spellEnd"/>
      <w:r w:rsidRPr="00082D38">
        <w:rPr>
          <w:lang w:val="es-CO"/>
        </w:rPr>
        <w:t xml:space="preserve"> </w:t>
      </w:r>
      <w:proofErr w:type="spellStart"/>
      <w:r w:rsidRPr="00082D38">
        <w:rPr>
          <w:lang w:val="es-CO"/>
        </w:rPr>
        <w:t>img</w:t>
      </w:r>
      <w:proofErr w:type="spellEnd"/>
      <w:r w:rsidRPr="00082D38">
        <w:rPr>
          <w:lang w:val="es-CO"/>
        </w:rPr>
        <w:t xml:space="preserve"> </w:t>
      </w:r>
      <w:proofErr w:type="gramStart"/>
      <w:r w:rsidRPr="00082D38">
        <w:rPr>
          <w:lang w:val="es-CO"/>
        </w:rPr>
        <w:t>{ ...</w:t>
      </w:r>
      <w:proofErr w:type="gramEnd"/>
      <w:r w:rsidRPr="00082D38">
        <w:rPr>
          <w:lang w:val="es-CO"/>
        </w:rPr>
        <w:t xml:space="preserve"> }.</w:t>
      </w:r>
    </w:p>
    <w:p w:rsidR="00082D38" w:rsidRPr="00082D38" w:rsidRDefault="00082D38" w:rsidP="00082D38">
      <w:pPr>
        <w:rPr>
          <w:lang w:val="es-CO"/>
        </w:rPr>
      </w:pPr>
    </w:p>
    <w:p w:rsidR="00A50810" w:rsidRDefault="00082D38" w:rsidP="00082D38">
      <w:pPr>
        <w:rPr>
          <w:lang w:val="es-CO"/>
        </w:rPr>
      </w:pPr>
      <w:r w:rsidRPr="00082D38">
        <w:rPr>
          <w:lang w:val="es-CO"/>
        </w:rPr>
        <w:t xml:space="preserve">No olvides resolver el desafío: crear tu propio </w:t>
      </w:r>
      <w:proofErr w:type="spellStart"/>
      <w:r w:rsidRPr="00082D38">
        <w:rPr>
          <w:lang w:val="es-CO"/>
        </w:rPr>
        <w:t>header</w:t>
      </w:r>
      <w:proofErr w:type="spellEnd"/>
      <w:r w:rsidRPr="00082D38">
        <w:rPr>
          <w:lang w:val="es-CO"/>
        </w:rPr>
        <w:t xml:space="preserve"> con las etiquetas y estilos que más te gusten para compartirlo en la sección de discusiones.</w:t>
      </w:r>
    </w:p>
    <w:p w:rsidR="00082D38" w:rsidRDefault="00082D38" w:rsidP="00E46FBA">
      <w:pPr>
        <w:rPr>
          <w:lang w:val="es-CO"/>
        </w:rPr>
      </w:pPr>
    </w:p>
    <w:p w:rsidR="00CD40B1" w:rsidRDefault="00CD40B1" w:rsidP="00CD40B1">
      <w:pPr>
        <w:spacing w:before="240" w:after="240" w:line="384" w:lineRule="atLeast"/>
        <w:rPr>
          <w:rFonts w:ascii="Times New Roman" w:eastAsia="Times New Roman" w:hAnsi="Times New Roman" w:cs="Times New Roman"/>
          <w:sz w:val="24"/>
          <w:szCs w:val="24"/>
        </w:rPr>
      </w:pPr>
      <w:r w:rsidRPr="00CD40B1">
        <w:rPr>
          <w:rFonts w:ascii="Times New Roman" w:eastAsia="Times New Roman" w:hAnsi="Times New Roman" w:cs="Times New Roman"/>
          <w:sz w:val="24"/>
          <w:szCs w:val="24"/>
          <w:lang w:val="es-ES"/>
        </w:rPr>
        <w:lastRenderedPageBreak/>
        <w:t xml:space="preserve">Todos los elementos en CSS son cuadrados o rectángulos y aparte de eso, estos elementos tienen un comportamiento que se define a través de la propiedad </w:t>
      </w:r>
      <w:proofErr w:type="spellStart"/>
      <w:r w:rsidRPr="00CD40B1">
        <w:rPr>
          <w:rFonts w:ascii="Times New Roman" w:eastAsia="Times New Roman" w:hAnsi="Times New Roman" w:cs="Times New Roman"/>
          <w:sz w:val="24"/>
          <w:szCs w:val="24"/>
          <w:lang w:val="es-ES"/>
        </w:rPr>
        <w:t>display</w:t>
      </w:r>
      <w:proofErr w:type="spellEnd"/>
      <w:r w:rsidRPr="00CD40B1">
        <w:rPr>
          <w:rFonts w:ascii="Times New Roman" w:eastAsia="Times New Roman" w:hAnsi="Times New Roman" w:cs="Times New Roman"/>
          <w:sz w:val="24"/>
          <w:szCs w:val="24"/>
          <w:lang w:val="es-ES"/>
        </w:rPr>
        <w:t xml:space="preserve">. Los </w:t>
      </w:r>
      <w:proofErr w:type="spellStart"/>
      <w:r w:rsidRPr="00CD40B1">
        <w:rPr>
          <w:rFonts w:ascii="Times New Roman" w:eastAsia="Times New Roman" w:hAnsi="Times New Roman" w:cs="Times New Roman"/>
          <w:sz w:val="24"/>
          <w:szCs w:val="24"/>
          <w:lang w:val="es-ES"/>
        </w:rPr>
        <w:t>display</w:t>
      </w:r>
      <w:proofErr w:type="spellEnd"/>
      <w:r w:rsidRPr="00CD40B1">
        <w:rPr>
          <w:rFonts w:ascii="Times New Roman" w:eastAsia="Times New Roman" w:hAnsi="Times New Roman" w:cs="Times New Roman"/>
          <w:sz w:val="24"/>
          <w:szCs w:val="24"/>
          <w:lang w:val="es-ES"/>
        </w:rPr>
        <w:t xml:space="preserve"> más comunes y usados son: block, </w:t>
      </w:r>
      <w:proofErr w:type="spellStart"/>
      <w:r w:rsidRPr="00CD40B1">
        <w:rPr>
          <w:rFonts w:ascii="Times New Roman" w:eastAsia="Times New Roman" w:hAnsi="Times New Roman" w:cs="Times New Roman"/>
          <w:sz w:val="24"/>
          <w:szCs w:val="24"/>
          <w:lang w:val="es-ES"/>
        </w:rPr>
        <w:t>inline</w:t>
      </w:r>
      <w:proofErr w:type="spellEnd"/>
      <w:r w:rsidRPr="00CD40B1">
        <w:rPr>
          <w:rFonts w:ascii="Times New Roman" w:eastAsia="Times New Roman" w:hAnsi="Times New Roman" w:cs="Times New Roman"/>
          <w:sz w:val="24"/>
          <w:szCs w:val="24"/>
          <w:lang w:val="es-ES"/>
        </w:rPr>
        <w:t xml:space="preserve">, </w:t>
      </w:r>
      <w:proofErr w:type="spellStart"/>
      <w:r w:rsidRPr="00CD40B1">
        <w:rPr>
          <w:rFonts w:ascii="Times New Roman" w:eastAsia="Times New Roman" w:hAnsi="Times New Roman" w:cs="Times New Roman"/>
          <w:sz w:val="24"/>
          <w:szCs w:val="24"/>
          <w:lang w:val="es-ES"/>
        </w:rPr>
        <w:t>inline</w:t>
      </w:r>
      <w:proofErr w:type="spellEnd"/>
      <w:r w:rsidRPr="00CD40B1">
        <w:rPr>
          <w:rFonts w:ascii="Times New Roman" w:eastAsia="Times New Roman" w:hAnsi="Times New Roman" w:cs="Times New Roman"/>
          <w:sz w:val="24"/>
          <w:szCs w:val="24"/>
          <w:lang w:val="es-ES"/>
        </w:rPr>
        <w:t xml:space="preserve">-block, </w:t>
      </w:r>
      <w:proofErr w:type="spellStart"/>
      <w:r w:rsidRPr="00CD40B1">
        <w:rPr>
          <w:rFonts w:ascii="Times New Roman" w:eastAsia="Times New Roman" w:hAnsi="Times New Roman" w:cs="Times New Roman"/>
          <w:sz w:val="24"/>
          <w:szCs w:val="24"/>
          <w:lang w:val="es-ES"/>
        </w:rPr>
        <w:t>none</w:t>
      </w:r>
      <w:proofErr w:type="spellEnd"/>
      <w:r w:rsidRPr="00CD40B1">
        <w:rPr>
          <w:rFonts w:ascii="Times New Roman" w:eastAsia="Times New Roman" w:hAnsi="Times New Roman" w:cs="Times New Roman"/>
          <w:sz w:val="24"/>
          <w:szCs w:val="24"/>
          <w:lang w:val="es-ES"/>
        </w:rPr>
        <w:t xml:space="preserve">, </w:t>
      </w:r>
      <w:proofErr w:type="spellStart"/>
      <w:r w:rsidRPr="00CD40B1">
        <w:rPr>
          <w:rFonts w:ascii="Times New Roman" w:eastAsia="Times New Roman" w:hAnsi="Times New Roman" w:cs="Times New Roman"/>
          <w:sz w:val="24"/>
          <w:szCs w:val="24"/>
          <w:lang w:val="es-ES"/>
        </w:rPr>
        <w:t>table</w:t>
      </w:r>
      <w:proofErr w:type="spellEnd"/>
      <w:r w:rsidRPr="00CD40B1">
        <w:rPr>
          <w:rFonts w:ascii="Times New Roman" w:eastAsia="Times New Roman" w:hAnsi="Times New Roman" w:cs="Times New Roman"/>
          <w:sz w:val="24"/>
          <w:szCs w:val="24"/>
          <w:lang w:val="es-ES"/>
        </w:rPr>
        <w:t xml:space="preserve">, </w:t>
      </w:r>
      <w:proofErr w:type="spellStart"/>
      <w:r w:rsidRPr="00CD40B1">
        <w:rPr>
          <w:rFonts w:ascii="Times New Roman" w:eastAsia="Times New Roman" w:hAnsi="Times New Roman" w:cs="Times New Roman"/>
          <w:sz w:val="24"/>
          <w:szCs w:val="24"/>
          <w:lang w:val="es-ES"/>
        </w:rPr>
        <w:t>flex</w:t>
      </w:r>
      <w:proofErr w:type="spellEnd"/>
      <w:r w:rsidRPr="00CD40B1">
        <w:rPr>
          <w:rFonts w:ascii="Times New Roman" w:eastAsia="Times New Roman" w:hAnsi="Times New Roman" w:cs="Times New Roman"/>
          <w:sz w:val="24"/>
          <w:szCs w:val="24"/>
          <w:lang w:val="es-ES"/>
        </w:rPr>
        <w:t xml:space="preserve"> y </w:t>
      </w:r>
      <w:proofErr w:type="spellStart"/>
      <w:r w:rsidRPr="00CD40B1">
        <w:rPr>
          <w:rFonts w:ascii="Times New Roman" w:eastAsia="Times New Roman" w:hAnsi="Times New Roman" w:cs="Times New Roman"/>
          <w:sz w:val="24"/>
          <w:szCs w:val="24"/>
          <w:lang w:val="es-ES"/>
        </w:rPr>
        <w:t>grid</w:t>
      </w:r>
      <w:proofErr w:type="spellEnd"/>
      <w:r w:rsidRPr="00CD40B1">
        <w:rPr>
          <w:rFonts w:ascii="Times New Roman" w:eastAsia="Times New Roman" w:hAnsi="Times New Roman" w:cs="Times New Roman"/>
          <w:sz w:val="24"/>
          <w:szCs w:val="24"/>
          <w:lang w:val="es-ES"/>
        </w:rPr>
        <w:t xml:space="preserve">. </w:t>
      </w:r>
      <w:proofErr w:type="spellStart"/>
      <w:r w:rsidRPr="00CD40B1">
        <w:rPr>
          <w:rFonts w:ascii="Times New Roman" w:eastAsia="Times New Roman" w:hAnsi="Times New Roman" w:cs="Times New Roman"/>
          <w:sz w:val="24"/>
          <w:szCs w:val="24"/>
        </w:rPr>
        <w:t>Veamos</w:t>
      </w:r>
      <w:proofErr w:type="spellEnd"/>
      <w:r w:rsidRPr="00CD40B1">
        <w:rPr>
          <w:rFonts w:ascii="Times New Roman" w:eastAsia="Times New Roman" w:hAnsi="Times New Roman" w:cs="Times New Roman"/>
          <w:sz w:val="24"/>
          <w:szCs w:val="24"/>
        </w:rPr>
        <w:t xml:space="preserve"> de </w:t>
      </w:r>
      <w:proofErr w:type="spellStart"/>
      <w:r w:rsidRPr="00CD40B1">
        <w:rPr>
          <w:rFonts w:ascii="Times New Roman" w:eastAsia="Times New Roman" w:hAnsi="Times New Roman" w:cs="Times New Roman"/>
          <w:sz w:val="24"/>
          <w:szCs w:val="24"/>
        </w:rPr>
        <w:t>qué</w:t>
      </w:r>
      <w:proofErr w:type="spellEnd"/>
      <w:r w:rsidRPr="00CD40B1">
        <w:rPr>
          <w:rFonts w:ascii="Times New Roman" w:eastAsia="Times New Roman" w:hAnsi="Times New Roman" w:cs="Times New Roman"/>
          <w:sz w:val="24"/>
          <w:szCs w:val="24"/>
        </w:rPr>
        <w:t xml:space="preserve"> se </w:t>
      </w:r>
      <w:proofErr w:type="spellStart"/>
      <w:r w:rsidRPr="00CD40B1">
        <w:rPr>
          <w:rFonts w:ascii="Times New Roman" w:eastAsia="Times New Roman" w:hAnsi="Times New Roman" w:cs="Times New Roman"/>
          <w:sz w:val="24"/>
          <w:szCs w:val="24"/>
        </w:rPr>
        <w:t>tratan</w:t>
      </w:r>
      <w:proofErr w:type="spellEnd"/>
      <w:r w:rsidRPr="00CD40B1">
        <w:rPr>
          <w:rFonts w:ascii="Times New Roman" w:eastAsia="Times New Roman" w:hAnsi="Times New Roman" w:cs="Times New Roman"/>
          <w:sz w:val="24"/>
          <w:szCs w:val="24"/>
        </w:rPr>
        <w:t>:</w:t>
      </w:r>
    </w:p>
    <w:p w:rsidR="00CD40B1" w:rsidRDefault="00CD40B1" w:rsidP="00CD40B1">
      <w:pPr>
        <w:spacing w:before="240" w:after="240" w:line="384" w:lineRule="atLeast"/>
        <w:rPr>
          <w:rFonts w:ascii="Times New Roman" w:eastAsia="Times New Roman" w:hAnsi="Times New Roman" w:cs="Times New Roman"/>
          <w:sz w:val="24"/>
          <w:szCs w:val="24"/>
        </w:rPr>
      </w:pPr>
      <w:r w:rsidRPr="00CD40B1">
        <w:rPr>
          <w:rFonts w:ascii="Times New Roman" w:eastAsia="Times New Roman" w:hAnsi="Times New Roman" w:cs="Times New Roman"/>
          <w:noProof/>
          <w:sz w:val="24"/>
          <w:szCs w:val="24"/>
        </w:rPr>
        <w:lastRenderedPageBreak/>
        <w:drawing>
          <wp:inline distT="0" distB="0" distL="0" distR="0">
            <wp:extent cx="3027727" cy="7200000"/>
            <wp:effectExtent l="0" t="0" r="1270" b="1270"/>
            <wp:docPr id="12" name="Imagen 12" descr="Display en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play en C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7727" cy="7200000"/>
                    </a:xfrm>
                    <a:prstGeom prst="rect">
                      <a:avLst/>
                    </a:prstGeom>
                    <a:noFill/>
                    <a:ln>
                      <a:noFill/>
                    </a:ln>
                  </pic:spPr>
                </pic:pic>
              </a:graphicData>
            </a:graphic>
          </wp:inline>
        </w:drawing>
      </w:r>
    </w:p>
    <w:p w:rsidR="00CD40B1" w:rsidRPr="00CD40B1" w:rsidRDefault="00CD40B1" w:rsidP="00CD40B1">
      <w:pPr>
        <w:shd w:val="clear" w:color="auto" w:fill="F6F6F6"/>
        <w:spacing w:after="0" w:line="240" w:lineRule="auto"/>
        <w:outlineLvl w:val="0"/>
        <w:rPr>
          <w:rFonts w:ascii="cooper_hewittmedium" w:eastAsia="Times New Roman" w:hAnsi="cooper_hewittmedium" w:cs="Arial"/>
          <w:b/>
          <w:bCs/>
          <w:color w:val="273B47"/>
          <w:kern w:val="36"/>
          <w:sz w:val="54"/>
          <w:szCs w:val="54"/>
          <w:lang w:val="es-ES"/>
        </w:rPr>
      </w:pPr>
      <w:r w:rsidRPr="00CD40B1">
        <w:rPr>
          <w:rFonts w:ascii="cooper_hewittmedium" w:eastAsia="Times New Roman" w:hAnsi="cooper_hewittmedium" w:cs="Arial"/>
          <w:b/>
          <w:bCs/>
          <w:color w:val="273B47"/>
          <w:kern w:val="36"/>
          <w:sz w:val="54"/>
          <w:szCs w:val="54"/>
          <w:lang w:val="es-ES"/>
        </w:rPr>
        <w:lastRenderedPageBreak/>
        <w:br/>
        <w:t>Funciones de las propiedades CSS más usadas</w: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width</w:t>
      </w:r>
      <w:proofErr w:type="spellEnd"/>
      <w:r w:rsidRPr="00CD40B1">
        <w:rPr>
          <w:rFonts w:ascii="Arial" w:eastAsia="Times New Roman" w:hAnsi="Arial" w:cs="Arial"/>
          <w:color w:val="273B47"/>
          <w:sz w:val="24"/>
          <w:szCs w:val="24"/>
          <w:lang w:val="es-ES"/>
        </w:rPr>
        <w:t>: Define el ancho de un elemento. Por ejemplo: </w:t>
      </w:r>
      <w:proofErr w:type="spellStart"/>
      <w:r w:rsidRPr="00CD40B1">
        <w:rPr>
          <w:rFonts w:ascii="Consolas" w:eastAsia="Times New Roman" w:hAnsi="Consolas" w:cs="Courier New"/>
          <w:color w:val="273B47"/>
          <w:sz w:val="20"/>
          <w:szCs w:val="20"/>
          <w:lang w:val="es-ES"/>
        </w:rPr>
        <w:t>width</w:t>
      </w:r>
      <w:proofErr w:type="spellEnd"/>
      <w:r w:rsidRPr="00CD40B1">
        <w:rPr>
          <w:rFonts w:ascii="Consolas" w:eastAsia="Times New Roman" w:hAnsi="Consolas" w:cs="Courier New"/>
          <w:color w:val="273B47"/>
          <w:sz w:val="20"/>
          <w:szCs w:val="20"/>
          <w:lang w:val="es-ES"/>
        </w:rPr>
        <w:t>: 20</w:t>
      </w:r>
      <w:proofErr w:type="gramStart"/>
      <w:r w:rsidRPr="00CD40B1">
        <w:rPr>
          <w:rFonts w:ascii="Consolas" w:eastAsia="Times New Roman" w:hAnsi="Consolas" w:cs="Courier New"/>
          <w:color w:val="273B47"/>
          <w:sz w:val="20"/>
          <w:szCs w:val="20"/>
          <w:lang w:val="es-ES"/>
        </w:rPr>
        <w:t>px;</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rPr>
      </w:pPr>
      <w:proofErr w:type="spellStart"/>
      <w:r w:rsidRPr="00CD40B1">
        <w:rPr>
          <w:rFonts w:ascii="Arial" w:eastAsia="Times New Roman" w:hAnsi="Arial" w:cs="Arial"/>
          <w:b/>
          <w:bCs/>
          <w:color w:val="273B47"/>
          <w:sz w:val="24"/>
          <w:szCs w:val="24"/>
          <w:lang w:val="es-ES"/>
        </w:rPr>
        <w:t>height</w:t>
      </w:r>
      <w:proofErr w:type="spellEnd"/>
      <w:r w:rsidRPr="00CD40B1">
        <w:rPr>
          <w:rFonts w:ascii="Arial" w:eastAsia="Times New Roman" w:hAnsi="Arial" w:cs="Arial"/>
          <w:color w:val="273B47"/>
          <w:sz w:val="24"/>
          <w:szCs w:val="24"/>
          <w:lang w:val="es-ES"/>
        </w:rPr>
        <w:t xml:space="preserve">: Define el alto de un elemento. </w:t>
      </w:r>
      <w:proofErr w:type="spellStart"/>
      <w:r w:rsidRPr="00CD40B1">
        <w:rPr>
          <w:rFonts w:ascii="Arial" w:eastAsia="Times New Roman" w:hAnsi="Arial" w:cs="Arial"/>
          <w:color w:val="273B47"/>
          <w:sz w:val="24"/>
          <w:szCs w:val="24"/>
        </w:rPr>
        <w:t>Por</w:t>
      </w:r>
      <w:proofErr w:type="spellEnd"/>
      <w:r w:rsidRPr="00CD40B1">
        <w:rPr>
          <w:rFonts w:ascii="Arial" w:eastAsia="Times New Roman" w:hAnsi="Arial" w:cs="Arial"/>
          <w:color w:val="273B47"/>
          <w:sz w:val="24"/>
          <w:szCs w:val="24"/>
        </w:rPr>
        <w:t xml:space="preserve"> </w:t>
      </w:r>
      <w:proofErr w:type="spellStart"/>
      <w:r w:rsidRPr="00CD40B1">
        <w:rPr>
          <w:rFonts w:ascii="Arial" w:eastAsia="Times New Roman" w:hAnsi="Arial" w:cs="Arial"/>
          <w:color w:val="273B47"/>
          <w:sz w:val="24"/>
          <w:szCs w:val="24"/>
        </w:rPr>
        <w:t>ejemplo</w:t>
      </w:r>
      <w:proofErr w:type="spellEnd"/>
      <w:r w:rsidRPr="00CD40B1">
        <w:rPr>
          <w:rFonts w:ascii="Arial" w:eastAsia="Times New Roman" w:hAnsi="Arial" w:cs="Arial"/>
          <w:color w:val="273B47"/>
          <w:sz w:val="24"/>
          <w:szCs w:val="24"/>
        </w:rPr>
        <w:t>: </w:t>
      </w:r>
      <w:r w:rsidRPr="00CD40B1">
        <w:rPr>
          <w:rFonts w:ascii="Consolas" w:eastAsia="Times New Roman" w:hAnsi="Consolas" w:cs="Courier New"/>
          <w:color w:val="273B47"/>
          <w:sz w:val="20"/>
          <w:szCs w:val="20"/>
        </w:rPr>
        <w:t>height: 20</w:t>
      </w:r>
      <w:proofErr w:type="gramStart"/>
      <w:r w:rsidRPr="00CD40B1">
        <w:rPr>
          <w:rFonts w:ascii="Consolas" w:eastAsia="Times New Roman" w:hAnsi="Consolas" w:cs="Courier New"/>
          <w:color w:val="273B47"/>
          <w:sz w:val="20"/>
          <w:szCs w:val="20"/>
        </w:rPr>
        <w:t>px;</w:t>
      </w:r>
      <w:r w:rsidRPr="00CD40B1">
        <w:rPr>
          <w:rFonts w:ascii="Arial" w:eastAsia="Times New Roman" w:hAnsi="Arial" w:cs="Arial"/>
          <w:color w:val="273B47"/>
          <w:sz w:val="24"/>
          <w:szCs w:val="24"/>
        </w:rPr>
        <w:t>.</w:t>
      </w:r>
      <w:proofErr w:type="gramEnd"/>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25"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background</w:t>
      </w:r>
      <w:proofErr w:type="spellEnd"/>
      <w:r w:rsidRPr="00CD40B1">
        <w:rPr>
          <w:rFonts w:ascii="Arial" w:eastAsia="Times New Roman" w:hAnsi="Arial" w:cs="Arial"/>
          <w:color w:val="273B47"/>
          <w:sz w:val="24"/>
          <w:szCs w:val="24"/>
          <w:lang w:val="es-ES"/>
        </w:rPr>
        <w:t xml:space="preserve">: Puede definir el color de fondo o la </w:t>
      </w:r>
      <w:proofErr w:type="spellStart"/>
      <w:r w:rsidRPr="00CD40B1">
        <w:rPr>
          <w:rFonts w:ascii="Arial" w:eastAsia="Times New Roman" w:hAnsi="Arial" w:cs="Arial"/>
          <w:color w:val="273B47"/>
          <w:sz w:val="24"/>
          <w:szCs w:val="24"/>
          <w:lang w:val="es-ES"/>
        </w:rPr>
        <w:t>url</w:t>
      </w:r>
      <w:proofErr w:type="spellEnd"/>
      <w:r w:rsidRPr="00CD40B1">
        <w:rPr>
          <w:rFonts w:ascii="Arial" w:eastAsia="Times New Roman" w:hAnsi="Arial" w:cs="Arial"/>
          <w:color w:val="273B47"/>
          <w:sz w:val="24"/>
          <w:szCs w:val="24"/>
          <w:lang w:val="es-ES"/>
        </w:rPr>
        <w:t xml:space="preserve"> de fondo de un elemento. Por ejemplo: </w:t>
      </w:r>
      <w:proofErr w:type="spellStart"/>
      <w:r w:rsidRPr="00CD40B1">
        <w:rPr>
          <w:rFonts w:ascii="Consolas" w:eastAsia="Times New Roman" w:hAnsi="Consolas" w:cs="Courier New"/>
          <w:color w:val="273B47"/>
          <w:sz w:val="20"/>
          <w:szCs w:val="20"/>
          <w:lang w:val="es-ES"/>
        </w:rPr>
        <w:t>background</w:t>
      </w:r>
      <w:proofErr w:type="spellEnd"/>
      <w:r w:rsidRPr="00CD40B1">
        <w:rPr>
          <w:rFonts w:ascii="Consolas" w:eastAsia="Times New Roman" w:hAnsi="Consolas" w:cs="Courier New"/>
          <w:color w:val="273B47"/>
          <w:sz w:val="20"/>
          <w:szCs w:val="20"/>
          <w:lang w:val="es-ES"/>
        </w:rPr>
        <w:t xml:space="preserve">: </w:t>
      </w:r>
      <w:proofErr w:type="spellStart"/>
      <w:proofErr w:type="gramStart"/>
      <w:r w:rsidRPr="00CD40B1">
        <w:rPr>
          <w:rFonts w:ascii="Consolas" w:eastAsia="Times New Roman" w:hAnsi="Consolas" w:cs="Courier New"/>
          <w:color w:val="273B47"/>
          <w:sz w:val="20"/>
          <w:szCs w:val="20"/>
          <w:lang w:val="es-ES"/>
        </w:rPr>
        <w:t>url</w:t>
      </w:r>
      <w:proofErr w:type="spellEnd"/>
      <w:r w:rsidRPr="00CD40B1">
        <w:rPr>
          <w:rFonts w:ascii="Consolas" w:eastAsia="Times New Roman" w:hAnsi="Consolas" w:cs="Courier New"/>
          <w:color w:val="273B47"/>
          <w:sz w:val="20"/>
          <w:szCs w:val="20"/>
          <w:lang w:val="es-ES"/>
        </w:rPr>
        <w:t>(</w:t>
      </w:r>
      <w:proofErr w:type="gramEnd"/>
      <w:r w:rsidRPr="00CD40B1">
        <w:rPr>
          <w:rFonts w:ascii="Consolas" w:eastAsia="Times New Roman" w:hAnsi="Consolas" w:cs="Courier New"/>
          <w:color w:val="273B47"/>
          <w:sz w:val="20"/>
          <w:szCs w:val="20"/>
          <w:lang w:val="es-ES"/>
        </w:rPr>
        <w:t>';puppy.png';);</w:t>
      </w:r>
      <w:r w:rsidRPr="00CD40B1">
        <w:rPr>
          <w:rFonts w:ascii="Arial" w:eastAsia="Times New Roman" w:hAnsi="Arial" w:cs="Arial"/>
          <w:color w:val="273B47"/>
          <w:sz w:val="24"/>
          <w:szCs w:val="24"/>
          <w:lang w:val="es-ES"/>
        </w:rPr>
        <w:t>.</w: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background</w:t>
      </w:r>
      <w:proofErr w:type="spellEnd"/>
      <w:r w:rsidRPr="00CD40B1">
        <w:rPr>
          <w:rFonts w:ascii="Arial" w:eastAsia="Times New Roman" w:hAnsi="Arial" w:cs="Arial"/>
          <w:b/>
          <w:bCs/>
          <w:color w:val="273B47"/>
          <w:sz w:val="24"/>
          <w:szCs w:val="24"/>
          <w:lang w:val="es-ES"/>
        </w:rPr>
        <w:t>-color</w:t>
      </w:r>
      <w:r w:rsidRPr="00CD40B1">
        <w:rPr>
          <w:rFonts w:ascii="Arial" w:eastAsia="Times New Roman" w:hAnsi="Arial" w:cs="Arial"/>
          <w:color w:val="273B47"/>
          <w:sz w:val="24"/>
          <w:szCs w:val="24"/>
          <w:lang w:val="es-ES"/>
        </w:rPr>
        <w:t>: Define el color de fondo de un elemento. Por ejemplo: </w:t>
      </w:r>
      <w:proofErr w:type="spellStart"/>
      <w:r w:rsidRPr="00CD40B1">
        <w:rPr>
          <w:rFonts w:ascii="Consolas" w:eastAsia="Times New Roman" w:hAnsi="Consolas" w:cs="Courier New"/>
          <w:color w:val="273B47"/>
          <w:sz w:val="20"/>
          <w:szCs w:val="20"/>
          <w:lang w:val="es-ES"/>
        </w:rPr>
        <w:t>background</w:t>
      </w:r>
      <w:proofErr w:type="spellEnd"/>
      <w:r w:rsidRPr="00CD40B1">
        <w:rPr>
          <w:rFonts w:ascii="Consolas" w:eastAsia="Times New Roman" w:hAnsi="Consolas" w:cs="Courier New"/>
          <w:color w:val="273B47"/>
          <w:sz w:val="20"/>
          <w:szCs w:val="20"/>
          <w:lang w:val="es-ES"/>
        </w:rPr>
        <w:t xml:space="preserve">-color: </w:t>
      </w:r>
      <w:proofErr w:type="gramStart"/>
      <w:r w:rsidRPr="00CD40B1">
        <w:rPr>
          <w:rFonts w:ascii="Consolas" w:eastAsia="Times New Roman" w:hAnsi="Consolas" w:cs="Courier New"/>
          <w:color w:val="273B47"/>
          <w:sz w:val="20"/>
          <w:szCs w:val="20"/>
          <w:lang w:val="es-ES"/>
        </w:rPr>
        <w:t>red;</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b/>
          <w:bCs/>
          <w:color w:val="273B47"/>
          <w:sz w:val="24"/>
          <w:szCs w:val="24"/>
          <w:lang w:val="es-ES"/>
        </w:rPr>
        <w:t>color</w:t>
      </w:r>
      <w:r w:rsidRPr="00CD40B1">
        <w:rPr>
          <w:rFonts w:ascii="Arial" w:eastAsia="Times New Roman" w:hAnsi="Arial" w:cs="Arial"/>
          <w:color w:val="273B47"/>
          <w:sz w:val="24"/>
          <w:szCs w:val="24"/>
          <w:lang w:val="es-ES"/>
        </w:rPr>
        <w:t>: Define el color de nuestros textos. Estos colores los podemos escribir de 3 formas en CSS:</w:t>
      </w:r>
    </w:p>
    <w:p w:rsidR="00CD40B1" w:rsidRPr="00CD40B1" w:rsidRDefault="00CD40B1" w:rsidP="00CD40B1">
      <w:pPr>
        <w:numPr>
          <w:ilvl w:val="0"/>
          <w:numId w:val="6"/>
        </w:numPr>
        <w:spacing w:after="0" w:line="384" w:lineRule="atLeast"/>
        <w:ind w:left="240"/>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Con los </w:t>
      </w:r>
      <w:r w:rsidRPr="00CD40B1">
        <w:rPr>
          <w:rFonts w:ascii="Arial" w:eastAsia="Times New Roman" w:hAnsi="Arial" w:cs="Arial"/>
          <w:b/>
          <w:bCs/>
          <w:color w:val="273B47"/>
          <w:sz w:val="24"/>
          <w:szCs w:val="24"/>
          <w:lang w:val="es-ES"/>
        </w:rPr>
        <w:t>nombres de los colores</w:t>
      </w:r>
      <w:r w:rsidRPr="00CD40B1">
        <w:rPr>
          <w:rFonts w:ascii="Arial" w:eastAsia="Times New Roman" w:hAnsi="Arial" w:cs="Arial"/>
          <w:color w:val="273B47"/>
          <w:sz w:val="24"/>
          <w:szCs w:val="24"/>
          <w:lang w:val="es-ES"/>
        </w:rPr>
        <w:t xml:space="preserve">. Por ejemplo: </w:t>
      </w:r>
      <w:proofErr w:type="spellStart"/>
      <w:r w:rsidRPr="00CD40B1">
        <w:rPr>
          <w:rFonts w:ascii="Arial" w:eastAsia="Times New Roman" w:hAnsi="Arial" w:cs="Arial"/>
          <w:color w:val="273B47"/>
          <w:sz w:val="24"/>
          <w:szCs w:val="24"/>
          <w:lang w:val="es-ES"/>
        </w:rPr>
        <w:t>black</w:t>
      </w:r>
      <w:proofErr w:type="spellEnd"/>
      <w:r w:rsidRPr="00CD40B1">
        <w:rPr>
          <w:rFonts w:ascii="Arial" w:eastAsia="Times New Roman" w:hAnsi="Arial" w:cs="Arial"/>
          <w:color w:val="273B47"/>
          <w:sz w:val="24"/>
          <w:szCs w:val="24"/>
          <w:lang w:val="es-ES"/>
        </w:rPr>
        <w:t xml:space="preserve">, red, </w:t>
      </w:r>
      <w:proofErr w:type="spellStart"/>
      <w:r w:rsidRPr="00CD40B1">
        <w:rPr>
          <w:rFonts w:ascii="Arial" w:eastAsia="Times New Roman" w:hAnsi="Arial" w:cs="Arial"/>
          <w:color w:val="273B47"/>
          <w:sz w:val="24"/>
          <w:szCs w:val="24"/>
          <w:lang w:val="es-ES"/>
        </w:rPr>
        <w:t>green</w:t>
      </w:r>
      <w:proofErr w:type="spellEnd"/>
      <w:r w:rsidRPr="00CD40B1">
        <w:rPr>
          <w:rFonts w:ascii="Arial" w:eastAsia="Times New Roman" w:hAnsi="Arial" w:cs="Arial"/>
          <w:color w:val="273B47"/>
          <w:sz w:val="24"/>
          <w:szCs w:val="24"/>
          <w:lang w:val="es-ES"/>
        </w:rPr>
        <w:t>.</w:t>
      </w:r>
    </w:p>
    <w:p w:rsidR="00CD40B1" w:rsidRPr="00CD40B1" w:rsidRDefault="00CD40B1" w:rsidP="00CD40B1">
      <w:pPr>
        <w:numPr>
          <w:ilvl w:val="0"/>
          <w:numId w:val="6"/>
        </w:numPr>
        <w:spacing w:after="0" w:line="384" w:lineRule="atLeast"/>
        <w:ind w:left="240"/>
        <w:rPr>
          <w:rFonts w:ascii="Arial" w:eastAsia="Times New Roman" w:hAnsi="Arial" w:cs="Arial"/>
          <w:color w:val="273B47"/>
          <w:sz w:val="24"/>
          <w:szCs w:val="24"/>
          <w:lang w:val="es-ES"/>
        </w:rPr>
      </w:pPr>
      <w:r w:rsidRPr="00CD40B1">
        <w:rPr>
          <w:rFonts w:ascii="Arial" w:eastAsia="Times New Roman" w:hAnsi="Arial" w:cs="Arial"/>
          <w:b/>
          <w:bCs/>
          <w:color w:val="273B47"/>
          <w:sz w:val="24"/>
          <w:szCs w:val="24"/>
          <w:lang w:val="es-ES"/>
        </w:rPr>
        <w:t>Sistema hexadecimal</w:t>
      </w:r>
      <w:r w:rsidRPr="00CD40B1">
        <w:rPr>
          <w:rFonts w:ascii="Arial" w:eastAsia="Times New Roman" w:hAnsi="Arial" w:cs="Arial"/>
          <w:color w:val="273B47"/>
          <w:sz w:val="24"/>
          <w:szCs w:val="24"/>
          <w:lang w:val="es-ES"/>
        </w:rPr>
        <w:t>: Donde blanco se define como </w:t>
      </w:r>
      <w:r w:rsidRPr="00CD40B1">
        <w:rPr>
          <w:rFonts w:ascii="Consolas" w:eastAsia="Times New Roman" w:hAnsi="Consolas" w:cs="Courier New"/>
          <w:color w:val="273B47"/>
          <w:sz w:val="20"/>
          <w:szCs w:val="20"/>
          <w:lang w:val="es-ES"/>
        </w:rPr>
        <w:t>#FFFFFF</w:t>
      </w:r>
      <w:r w:rsidRPr="00CD40B1">
        <w:rPr>
          <w:rFonts w:ascii="Arial" w:eastAsia="Times New Roman" w:hAnsi="Arial" w:cs="Arial"/>
          <w:color w:val="273B47"/>
          <w:sz w:val="24"/>
          <w:szCs w:val="24"/>
          <w:lang w:val="es-ES"/>
        </w:rPr>
        <w:t> y negro como </w:t>
      </w:r>
      <w:r w:rsidRPr="00CD40B1">
        <w:rPr>
          <w:rFonts w:ascii="Consolas" w:eastAsia="Times New Roman" w:hAnsi="Consolas" w:cs="Courier New"/>
          <w:color w:val="273B47"/>
          <w:sz w:val="20"/>
          <w:szCs w:val="20"/>
          <w:lang w:val="es-ES"/>
        </w:rPr>
        <w:t>#000000</w:t>
      </w:r>
      <w:r w:rsidRPr="00CD40B1">
        <w:rPr>
          <w:rFonts w:ascii="Arial" w:eastAsia="Times New Roman" w:hAnsi="Arial" w:cs="Arial"/>
          <w:color w:val="273B47"/>
          <w:sz w:val="24"/>
          <w:szCs w:val="24"/>
          <w:lang w:val="es-ES"/>
        </w:rPr>
        <w:t>. Una página que me gusta mucho para sacar colores en hexadecimal es </w:t>
      </w:r>
      <w:hyperlink r:id="rId22" w:tgtFrame="_blank" w:history="1">
        <w:r w:rsidRPr="00CD40B1">
          <w:rPr>
            <w:rFonts w:ascii="Arial" w:eastAsia="Times New Roman" w:hAnsi="Arial" w:cs="Arial"/>
            <w:color w:val="0791E6"/>
            <w:sz w:val="24"/>
            <w:szCs w:val="24"/>
            <w:u w:val="single"/>
            <w:lang w:val="es-ES"/>
          </w:rPr>
          <w:t>colorhunt.co</w:t>
        </w:r>
      </w:hyperlink>
      <w:r w:rsidRPr="00CD40B1">
        <w:rPr>
          <w:rFonts w:ascii="Arial" w:eastAsia="Times New Roman" w:hAnsi="Arial" w:cs="Arial"/>
          <w:color w:val="273B47"/>
          <w:sz w:val="24"/>
          <w:szCs w:val="24"/>
          <w:lang w:val="es-ES"/>
        </w:rPr>
        <w:t>.</w:t>
      </w:r>
    </w:p>
    <w:p w:rsidR="00CD40B1" w:rsidRPr="00CD40B1" w:rsidRDefault="00CD40B1" w:rsidP="00CD40B1">
      <w:pPr>
        <w:numPr>
          <w:ilvl w:val="0"/>
          <w:numId w:val="6"/>
        </w:numPr>
        <w:spacing w:after="0" w:line="384" w:lineRule="atLeast"/>
        <w:ind w:left="240"/>
        <w:rPr>
          <w:rFonts w:ascii="Arial" w:eastAsia="Times New Roman" w:hAnsi="Arial" w:cs="Arial"/>
          <w:color w:val="273B47"/>
          <w:sz w:val="24"/>
          <w:szCs w:val="24"/>
          <w:lang w:val="es-ES"/>
        </w:rPr>
      </w:pPr>
      <w:r w:rsidRPr="00CD40B1">
        <w:rPr>
          <w:rFonts w:ascii="Arial" w:eastAsia="Times New Roman" w:hAnsi="Arial" w:cs="Arial"/>
          <w:b/>
          <w:bCs/>
          <w:color w:val="273B47"/>
          <w:sz w:val="24"/>
          <w:szCs w:val="24"/>
          <w:lang w:val="es-ES"/>
        </w:rPr>
        <w:t>RGB</w:t>
      </w:r>
      <w:r w:rsidRPr="00CD40B1">
        <w:rPr>
          <w:rFonts w:ascii="Arial" w:eastAsia="Times New Roman" w:hAnsi="Arial" w:cs="Arial"/>
          <w:color w:val="273B47"/>
          <w:sz w:val="24"/>
          <w:szCs w:val="24"/>
          <w:lang w:val="es-ES"/>
        </w:rPr>
        <w:t xml:space="preserve">: Donde la R significa Red, G significa Green y B significa Blue; por lo que escribimos </w:t>
      </w:r>
      <w:proofErr w:type="spellStart"/>
      <w:proofErr w:type="gramStart"/>
      <w:r w:rsidRPr="00CD40B1">
        <w:rPr>
          <w:rFonts w:ascii="Arial" w:eastAsia="Times New Roman" w:hAnsi="Arial" w:cs="Arial"/>
          <w:color w:val="273B47"/>
          <w:sz w:val="24"/>
          <w:szCs w:val="24"/>
          <w:lang w:val="es-ES"/>
        </w:rPr>
        <w:t>rgb</w:t>
      </w:r>
      <w:proofErr w:type="spellEnd"/>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 xml:space="preserve">red, </w:t>
      </w:r>
      <w:proofErr w:type="spellStart"/>
      <w:r w:rsidRPr="00CD40B1">
        <w:rPr>
          <w:rFonts w:ascii="Arial" w:eastAsia="Times New Roman" w:hAnsi="Arial" w:cs="Arial"/>
          <w:color w:val="273B47"/>
          <w:sz w:val="24"/>
          <w:szCs w:val="24"/>
          <w:lang w:val="es-ES"/>
        </w:rPr>
        <w:t>green</w:t>
      </w:r>
      <w:proofErr w:type="spellEnd"/>
      <w:r w:rsidRPr="00CD40B1">
        <w:rPr>
          <w:rFonts w:ascii="Arial" w:eastAsia="Times New Roman" w:hAnsi="Arial" w:cs="Arial"/>
          <w:color w:val="273B47"/>
          <w:sz w:val="24"/>
          <w:szCs w:val="24"/>
          <w:lang w:val="es-ES"/>
        </w:rPr>
        <w:t xml:space="preserve">, blue) y cada uno de ellos es un valor de 0 a 255 que describe la intensidad de ese color. Por ejemplo, para denotar el color verde, escribimos: </w:t>
      </w:r>
      <w:proofErr w:type="spellStart"/>
      <w:proofErr w:type="gramStart"/>
      <w:r w:rsidRPr="00CD40B1">
        <w:rPr>
          <w:rFonts w:ascii="Arial" w:eastAsia="Times New Roman" w:hAnsi="Arial" w:cs="Arial"/>
          <w:color w:val="273B47"/>
          <w:sz w:val="24"/>
          <w:szCs w:val="24"/>
          <w:lang w:val="es-ES"/>
        </w:rPr>
        <w:t>rgb</w:t>
      </w:r>
      <w:proofErr w:type="spellEnd"/>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 xml:space="preserve">0, 255, 0). También a estos valores se les puede agregar una opacidad (transparencia) que va de 0 a 1, por ejemplo: </w:t>
      </w:r>
      <w:proofErr w:type="spellStart"/>
      <w:proofErr w:type="gramStart"/>
      <w:r w:rsidRPr="00CD40B1">
        <w:rPr>
          <w:rFonts w:ascii="Arial" w:eastAsia="Times New Roman" w:hAnsi="Arial" w:cs="Arial"/>
          <w:color w:val="273B47"/>
          <w:sz w:val="24"/>
          <w:szCs w:val="24"/>
          <w:lang w:val="es-ES"/>
        </w:rPr>
        <w:t>rgba</w:t>
      </w:r>
      <w:proofErr w:type="spellEnd"/>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0, 255, 0, 0.5) lo que quiere decir que el color verde lo queremos con una transparencia del 50%.</w:t>
      </w:r>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26"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border</w:t>
      </w:r>
      <w:proofErr w:type="spellEnd"/>
      <w:r w:rsidRPr="00CD40B1">
        <w:rPr>
          <w:rFonts w:ascii="Arial" w:eastAsia="Times New Roman" w:hAnsi="Arial" w:cs="Arial"/>
          <w:color w:val="273B47"/>
          <w:sz w:val="24"/>
          <w:szCs w:val="24"/>
          <w:lang w:val="es-ES"/>
        </w:rPr>
        <w:t>: Define el tamaño, estilo y color del borde de un elemento. Por ejemplo: </w:t>
      </w:r>
      <w:proofErr w:type="spellStart"/>
      <w:r w:rsidRPr="00CD40B1">
        <w:rPr>
          <w:rFonts w:ascii="Consolas" w:eastAsia="Times New Roman" w:hAnsi="Consolas" w:cs="Courier New"/>
          <w:color w:val="273B47"/>
          <w:sz w:val="20"/>
          <w:szCs w:val="20"/>
          <w:lang w:val="es-ES"/>
        </w:rPr>
        <w:t>border</w:t>
      </w:r>
      <w:proofErr w:type="spellEnd"/>
      <w:r w:rsidRPr="00CD40B1">
        <w:rPr>
          <w:rFonts w:ascii="Consolas" w:eastAsia="Times New Roman" w:hAnsi="Consolas" w:cs="Courier New"/>
          <w:color w:val="273B47"/>
          <w:sz w:val="20"/>
          <w:szCs w:val="20"/>
          <w:lang w:val="es-ES"/>
        </w:rPr>
        <w:t xml:space="preserve">: 2px </w:t>
      </w:r>
      <w:proofErr w:type="spellStart"/>
      <w:r w:rsidRPr="00CD40B1">
        <w:rPr>
          <w:rFonts w:ascii="Consolas" w:eastAsia="Times New Roman" w:hAnsi="Consolas" w:cs="Courier New"/>
          <w:color w:val="273B47"/>
          <w:sz w:val="20"/>
          <w:szCs w:val="20"/>
          <w:lang w:val="es-ES"/>
        </w:rPr>
        <w:t>solid</w:t>
      </w:r>
      <w:proofErr w:type="spellEnd"/>
      <w:r w:rsidRPr="00CD40B1">
        <w:rPr>
          <w:rFonts w:ascii="Consolas" w:eastAsia="Times New Roman" w:hAnsi="Consolas" w:cs="Courier New"/>
          <w:color w:val="273B47"/>
          <w:sz w:val="20"/>
          <w:szCs w:val="20"/>
          <w:lang w:val="es-ES"/>
        </w:rPr>
        <w:t xml:space="preserve"> </w:t>
      </w:r>
      <w:proofErr w:type="spellStart"/>
      <w:proofErr w:type="gramStart"/>
      <w:r w:rsidRPr="00CD40B1">
        <w:rPr>
          <w:rFonts w:ascii="Consolas" w:eastAsia="Times New Roman" w:hAnsi="Consolas" w:cs="Courier New"/>
          <w:color w:val="273B47"/>
          <w:sz w:val="20"/>
          <w:szCs w:val="20"/>
          <w:lang w:val="es-ES"/>
        </w:rPr>
        <w:t>yellow</w:t>
      </w:r>
      <w:proofErr w:type="spellEnd"/>
      <w:r w:rsidRPr="00CD40B1">
        <w:rPr>
          <w:rFonts w:ascii="Consolas" w:eastAsia="Times New Roman" w:hAnsi="Consolas" w:cs="Courier New"/>
          <w:color w:val="273B47"/>
          <w:sz w:val="20"/>
          <w:szCs w:val="20"/>
          <w:lang w:val="es-ES"/>
        </w:rPr>
        <w:t>;</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border-radius</w:t>
      </w:r>
      <w:proofErr w:type="spellEnd"/>
      <w:r w:rsidRPr="00CD40B1">
        <w:rPr>
          <w:rFonts w:ascii="Arial" w:eastAsia="Times New Roman" w:hAnsi="Arial" w:cs="Arial"/>
          <w:color w:val="273B47"/>
          <w:sz w:val="24"/>
          <w:szCs w:val="24"/>
          <w:lang w:val="es-ES"/>
        </w:rPr>
        <w:t>: Define qué tan redondeado quiero mi elemento. Por ejemplo: </w:t>
      </w:r>
      <w:proofErr w:type="spellStart"/>
      <w:r w:rsidRPr="00CD40B1">
        <w:rPr>
          <w:rFonts w:ascii="Consolas" w:eastAsia="Times New Roman" w:hAnsi="Consolas" w:cs="Courier New"/>
          <w:color w:val="273B47"/>
          <w:sz w:val="20"/>
          <w:szCs w:val="20"/>
          <w:lang w:val="es-ES"/>
        </w:rPr>
        <w:t>border-radius</w:t>
      </w:r>
      <w:proofErr w:type="spellEnd"/>
      <w:r w:rsidRPr="00CD40B1">
        <w:rPr>
          <w:rFonts w:ascii="Consolas" w:eastAsia="Times New Roman" w:hAnsi="Consolas" w:cs="Courier New"/>
          <w:color w:val="273B47"/>
          <w:sz w:val="20"/>
          <w:szCs w:val="20"/>
          <w:lang w:val="es-ES"/>
        </w:rPr>
        <w:t>: 20</w:t>
      </w:r>
      <w:proofErr w:type="gramStart"/>
      <w:r w:rsidRPr="00CD40B1">
        <w:rPr>
          <w:rFonts w:ascii="Consolas" w:eastAsia="Times New Roman" w:hAnsi="Consolas" w:cs="Courier New"/>
          <w:color w:val="273B47"/>
          <w:sz w:val="20"/>
          <w:szCs w:val="20"/>
          <w:lang w:val="es-ES"/>
        </w:rPr>
        <w:t>px;</w:t>
      </w:r>
      <w:r w:rsidRPr="00CD40B1">
        <w:rPr>
          <w:rFonts w:ascii="Arial" w:eastAsia="Times New Roman" w:hAnsi="Arial" w:cs="Arial"/>
          <w:color w:val="273B47"/>
          <w:sz w:val="24"/>
          <w:szCs w:val="24"/>
          <w:lang w:val="es-ES"/>
        </w:rPr>
        <w:t>.</w:t>
      </w:r>
      <w:proofErr w:type="gramEnd"/>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27"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margin</w:t>
      </w:r>
      <w:proofErr w:type="spellEnd"/>
      <w:r w:rsidRPr="00CD40B1">
        <w:rPr>
          <w:rFonts w:ascii="Arial" w:eastAsia="Times New Roman" w:hAnsi="Arial" w:cs="Arial"/>
          <w:color w:val="273B47"/>
          <w:sz w:val="24"/>
          <w:szCs w:val="24"/>
          <w:lang w:val="es-ES"/>
        </w:rPr>
        <w:t>: Define la margen de un elemento. Por ejemplo: </w:t>
      </w:r>
      <w:proofErr w:type="spellStart"/>
      <w:r w:rsidRPr="00CD40B1">
        <w:rPr>
          <w:rFonts w:ascii="Consolas" w:eastAsia="Times New Roman" w:hAnsi="Consolas" w:cs="Courier New"/>
          <w:color w:val="273B47"/>
          <w:sz w:val="20"/>
          <w:szCs w:val="20"/>
          <w:lang w:val="es-ES"/>
        </w:rPr>
        <w:t>margin</w:t>
      </w:r>
      <w:proofErr w:type="spellEnd"/>
      <w:r w:rsidRPr="00CD40B1">
        <w:rPr>
          <w:rFonts w:ascii="Consolas" w:eastAsia="Times New Roman" w:hAnsi="Consolas" w:cs="Courier New"/>
          <w:color w:val="273B47"/>
          <w:sz w:val="20"/>
          <w:szCs w:val="20"/>
          <w:lang w:val="es-ES"/>
        </w:rPr>
        <w:t>: 2px</w:t>
      </w:r>
      <w:r w:rsidRPr="00CD40B1">
        <w:rPr>
          <w:rFonts w:ascii="Arial" w:eastAsia="Times New Roman" w:hAnsi="Arial" w:cs="Arial"/>
          <w:color w:val="273B47"/>
          <w:sz w:val="24"/>
          <w:szCs w:val="24"/>
          <w:lang w:val="es-ES"/>
        </w:rPr>
        <w:t> (lo que quiere decir que mi elemento tendrá márgenes en todos sus lados de 2px).</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 xml:space="preserve">Si quiero que mi elemento tenga margen superior de 2px, margen inferior de 4px, margen derecha de 3px y margen izquierda de 5px, lo escribiría de la siguiente </w:t>
      </w:r>
      <w:r w:rsidRPr="00CD40B1">
        <w:rPr>
          <w:rFonts w:ascii="Arial" w:eastAsia="Times New Roman" w:hAnsi="Arial" w:cs="Arial"/>
          <w:color w:val="273B47"/>
          <w:sz w:val="24"/>
          <w:szCs w:val="24"/>
          <w:lang w:val="es-ES"/>
        </w:rPr>
        <w:lastRenderedPageBreak/>
        <w:t>forma: </w:t>
      </w:r>
      <w:proofErr w:type="spellStart"/>
      <w:r w:rsidRPr="00CD40B1">
        <w:rPr>
          <w:rFonts w:ascii="Consolas" w:eastAsia="Times New Roman" w:hAnsi="Consolas" w:cs="Courier New"/>
          <w:color w:val="273B47"/>
          <w:sz w:val="20"/>
          <w:szCs w:val="20"/>
          <w:lang w:val="es-ES"/>
        </w:rPr>
        <w:t>margin</w:t>
      </w:r>
      <w:proofErr w:type="spellEnd"/>
      <w:r w:rsidRPr="00CD40B1">
        <w:rPr>
          <w:rFonts w:ascii="Consolas" w:eastAsia="Times New Roman" w:hAnsi="Consolas" w:cs="Courier New"/>
          <w:color w:val="273B47"/>
          <w:sz w:val="20"/>
          <w:szCs w:val="20"/>
          <w:lang w:val="es-ES"/>
        </w:rPr>
        <w:t>: 2px 3px 4px 5px</w:t>
      </w:r>
      <w:r w:rsidRPr="00CD40B1">
        <w:rPr>
          <w:rFonts w:ascii="Arial" w:eastAsia="Times New Roman" w:hAnsi="Arial" w:cs="Arial"/>
          <w:color w:val="273B47"/>
          <w:sz w:val="24"/>
          <w:szCs w:val="24"/>
          <w:lang w:val="es-ES"/>
        </w:rPr>
        <w:t>. El primer valor es la margen superior y siempre va en sentido de las manecillas del reloj.</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Si solo quiero que mi elemento tenga una margen a la derecha de 10px, escribiría </w:t>
      </w:r>
      <w:proofErr w:type="spellStart"/>
      <w:r w:rsidRPr="00CD40B1">
        <w:rPr>
          <w:rFonts w:ascii="Consolas" w:eastAsia="Times New Roman" w:hAnsi="Consolas" w:cs="Courier New"/>
          <w:color w:val="273B47"/>
          <w:sz w:val="20"/>
          <w:szCs w:val="20"/>
          <w:lang w:val="es-ES"/>
        </w:rPr>
        <w:t>margin-right</w:t>
      </w:r>
      <w:proofErr w:type="spellEnd"/>
      <w:r w:rsidRPr="00CD40B1">
        <w:rPr>
          <w:rFonts w:ascii="Consolas" w:eastAsia="Times New Roman" w:hAnsi="Consolas" w:cs="Courier New"/>
          <w:color w:val="273B47"/>
          <w:sz w:val="20"/>
          <w:szCs w:val="20"/>
          <w:lang w:val="es-ES"/>
        </w:rPr>
        <w:t>: 10</w:t>
      </w:r>
      <w:proofErr w:type="gramStart"/>
      <w:r w:rsidRPr="00CD40B1">
        <w:rPr>
          <w:rFonts w:ascii="Consolas" w:eastAsia="Times New Roman" w:hAnsi="Consolas" w:cs="Courier New"/>
          <w:color w:val="273B47"/>
          <w:sz w:val="20"/>
          <w:szCs w:val="20"/>
          <w:lang w:val="es-ES"/>
        </w:rPr>
        <w:t>px;</w:t>
      </w:r>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 xml:space="preserve"> Y para los demás valores sería </w:t>
      </w:r>
      <w:proofErr w:type="spellStart"/>
      <w:r w:rsidRPr="00CD40B1">
        <w:rPr>
          <w:rFonts w:ascii="Consolas" w:eastAsia="Times New Roman" w:hAnsi="Consolas" w:cs="Courier New"/>
          <w:color w:val="273B47"/>
          <w:sz w:val="20"/>
          <w:szCs w:val="20"/>
          <w:lang w:val="es-ES"/>
        </w:rPr>
        <w:t>margin</w:t>
      </w:r>
      <w:proofErr w:type="spellEnd"/>
      <w:r w:rsidRPr="00CD40B1">
        <w:rPr>
          <w:rFonts w:ascii="Consolas" w:eastAsia="Times New Roman" w:hAnsi="Consolas" w:cs="Courier New"/>
          <w:color w:val="273B47"/>
          <w:sz w:val="20"/>
          <w:szCs w:val="20"/>
          <w:lang w:val="es-ES"/>
        </w:rPr>
        <w:t>-top: 10px;</w:t>
      </w:r>
      <w:r w:rsidRPr="00CD40B1">
        <w:rPr>
          <w:rFonts w:ascii="Arial" w:eastAsia="Times New Roman" w:hAnsi="Arial" w:cs="Arial"/>
          <w:color w:val="273B47"/>
          <w:sz w:val="24"/>
          <w:szCs w:val="24"/>
          <w:lang w:val="es-ES"/>
        </w:rPr>
        <w:t> para la margen superior, </w:t>
      </w:r>
      <w:proofErr w:type="spellStart"/>
      <w:r w:rsidRPr="00CD40B1">
        <w:rPr>
          <w:rFonts w:ascii="Consolas" w:eastAsia="Times New Roman" w:hAnsi="Consolas" w:cs="Courier New"/>
          <w:color w:val="273B47"/>
          <w:sz w:val="20"/>
          <w:szCs w:val="20"/>
          <w:lang w:val="es-ES"/>
        </w:rPr>
        <w:t>margin-bottom</w:t>
      </w:r>
      <w:proofErr w:type="spellEnd"/>
      <w:r w:rsidRPr="00CD40B1">
        <w:rPr>
          <w:rFonts w:ascii="Consolas" w:eastAsia="Times New Roman" w:hAnsi="Consolas" w:cs="Courier New"/>
          <w:color w:val="273B47"/>
          <w:sz w:val="20"/>
          <w:szCs w:val="20"/>
          <w:lang w:val="es-ES"/>
        </w:rPr>
        <w:t>: 10px;</w:t>
      </w:r>
      <w:r w:rsidRPr="00CD40B1">
        <w:rPr>
          <w:rFonts w:ascii="Arial" w:eastAsia="Times New Roman" w:hAnsi="Arial" w:cs="Arial"/>
          <w:color w:val="273B47"/>
          <w:sz w:val="24"/>
          <w:szCs w:val="24"/>
          <w:lang w:val="es-ES"/>
        </w:rPr>
        <w:t> para la margen inferior y </w:t>
      </w:r>
      <w:proofErr w:type="spellStart"/>
      <w:r w:rsidRPr="00CD40B1">
        <w:rPr>
          <w:rFonts w:ascii="Consolas" w:eastAsia="Times New Roman" w:hAnsi="Consolas" w:cs="Courier New"/>
          <w:color w:val="273B47"/>
          <w:sz w:val="20"/>
          <w:szCs w:val="20"/>
          <w:lang w:val="es-ES"/>
        </w:rPr>
        <w:t>margin-left</w:t>
      </w:r>
      <w:proofErr w:type="spellEnd"/>
      <w:r w:rsidRPr="00CD40B1">
        <w:rPr>
          <w:rFonts w:ascii="Consolas" w:eastAsia="Times New Roman" w:hAnsi="Consolas" w:cs="Courier New"/>
          <w:color w:val="273B47"/>
          <w:sz w:val="20"/>
          <w:szCs w:val="20"/>
          <w:lang w:val="es-ES"/>
        </w:rPr>
        <w:t>: 10px;</w:t>
      </w:r>
      <w:r w:rsidRPr="00CD40B1">
        <w:rPr>
          <w:rFonts w:ascii="Arial" w:eastAsia="Times New Roman" w:hAnsi="Arial" w:cs="Arial"/>
          <w:color w:val="273B47"/>
          <w:sz w:val="24"/>
          <w:szCs w:val="24"/>
          <w:lang w:val="es-ES"/>
        </w:rPr>
        <w:t> para la margen izquierda.</w: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padding</w:t>
      </w:r>
      <w:proofErr w:type="spellEnd"/>
      <w:r w:rsidRPr="00CD40B1">
        <w:rPr>
          <w:rFonts w:ascii="Arial" w:eastAsia="Times New Roman" w:hAnsi="Arial" w:cs="Arial"/>
          <w:color w:val="273B47"/>
          <w:sz w:val="24"/>
          <w:szCs w:val="24"/>
          <w:lang w:val="es-ES"/>
        </w:rPr>
        <w:t>: Define la distancia del borde de un elemento hasta su contenido. Por ejemplo: </w:t>
      </w:r>
      <w:proofErr w:type="spellStart"/>
      <w:r w:rsidRPr="00CD40B1">
        <w:rPr>
          <w:rFonts w:ascii="Consolas" w:eastAsia="Times New Roman" w:hAnsi="Consolas" w:cs="Courier New"/>
          <w:color w:val="273B47"/>
          <w:sz w:val="20"/>
          <w:szCs w:val="20"/>
          <w:lang w:val="es-ES"/>
        </w:rPr>
        <w:t>padding</w:t>
      </w:r>
      <w:proofErr w:type="spellEnd"/>
      <w:r w:rsidRPr="00CD40B1">
        <w:rPr>
          <w:rFonts w:ascii="Consolas" w:eastAsia="Times New Roman" w:hAnsi="Consolas" w:cs="Courier New"/>
          <w:color w:val="273B47"/>
          <w:sz w:val="20"/>
          <w:szCs w:val="20"/>
          <w:lang w:val="es-ES"/>
        </w:rPr>
        <w:t>: 2px</w:t>
      </w:r>
      <w:r w:rsidRPr="00CD40B1">
        <w:rPr>
          <w:rFonts w:ascii="Arial" w:eastAsia="Times New Roman" w:hAnsi="Arial" w:cs="Arial"/>
          <w:color w:val="273B47"/>
          <w:sz w:val="24"/>
          <w:szCs w:val="24"/>
          <w:lang w:val="es-ES"/>
        </w:rPr>
        <w:t> (lo que quiere decir que mi elemento tendrá un “margen interno” en todos sus lados de 2px).</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 xml:space="preserve">Si quiero que mi elemento tenga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superior de 2px,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inferior de 4px,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a la derecha de 3px y un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a la izquierda de 5px, lo escribiría de la siguiente forma: </w:t>
      </w:r>
      <w:proofErr w:type="spellStart"/>
      <w:r w:rsidRPr="00CD40B1">
        <w:rPr>
          <w:rFonts w:ascii="Consolas" w:eastAsia="Times New Roman" w:hAnsi="Consolas" w:cs="Courier New"/>
          <w:color w:val="273B47"/>
          <w:sz w:val="20"/>
          <w:szCs w:val="20"/>
          <w:lang w:val="es-ES"/>
        </w:rPr>
        <w:t>padding</w:t>
      </w:r>
      <w:proofErr w:type="spellEnd"/>
      <w:r w:rsidRPr="00CD40B1">
        <w:rPr>
          <w:rFonts w:ascii="Consolas" w:eastAsia="Times New Roman" w:hAnsi="Consolas" w:cs="Courier New"/>
          <w:color w:val="273B47"/>
          <w:sz w:val="20"/>
          <w:szCs w:val="20"/>
          <w:lang w:val="es-ES"/>
        </w:rPr>
        <w:t>: 2px 3px 4px 5px</w:t>
      </w:r>
      <w:r w:rsidRPr="00CD40B1">
        <w:rPr>
          <w:rFonts w:ascii="Arial" w:eastAsia="Times New Roman" w:hAnsi="Arial" w:cs="Arial"/>
          <w:color w:val="273B47"/>
          <w:sz w:val="24"/>
          <w:szCs w:val="24"/>
          <w:lang w:val="es-ES"/>
        </w:rPr>
        <w:t xml:space="preserve">. El primer valor es la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superior y siempre va en sentido de las manecillas del reloj al igual que con las márgenes.</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 xml:space="preserve">Si solo quiero que mi elemento tenga un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a la derecha de 10px, escribiría: </w:t>
      </w:r>
      <w:proofErr w:type="spellStart"/>
      <w:r w:rsidRPr="00CD40B1">
        <w:rPr>
          <w:rFonts w:ascii="Consolas" w:eastAsia="Times New Roman" w:hAnsi="Consolas" w:cs="Courier New"/>
          <w:color w:val="273B47"/>
          <w:sz w:val="20"/>
          <w:szCs w:val="20"/>
          <w:lang w:val="es-ES"/>
        </w:rPr>
        <w:t>padding-right</w:t>
      </w:r>
      <w:proofErr w:type="spellEnd"/>
      <w:r w:rsidRPr="00CD40B1">
        <w:rPr>
          <w:rFonts w:ascii="Consolas" w:eastAsia="Times New Roman" w:hAnsi="Consolas" w:cs="Courier New"/>
          <w:color w:val="273B47"/>
          <w:sz w:val="20"/>
          <w:szCs w:val="20"/>
          <w:lang w:val="es-ES"/>
        </w:rPr>
        <w:t>: 10</w:t>
      </w:r>
      <w:proofErr w:type="gramStart"/>
      <w:r w:rsidRPr="00CD40B1">
        <w:rPr>
          <w:rFonts w:ascii="Consolas" w:eastAsia="Times New Roman" w:hAnsi="Consolas" w:cs="Courier New"/>
          <w:color w:val="273B47"/>
          <w:sz w:val="20"/>
          <w:szCs w:val="20"/>
          <w:lang w:val="es-ES"/>
        </w:rPr>
        <w:t>px;</w:t>
      </w:r>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 xml:space="preserve"> Y para los demás valores sería </w:t>
      </w:r>
      <w:proofErr w:type="spellStart"/>
      <w:r w:rsidRPr="00CD40B1">
        <w:rPr>
          <w:rFonts w:ascii="Consolas" w:eastAsia="Times New Roman" w:hAnsi="Consolas" w:cs="Courier New"/>
          <w:color w:val="273B47"/>
          <w:sz w:val="20"/>
          <w:szCs w:val="20"/>
          <w:lang w:val="es-ES"/>
        </w:rPr>
        <w:t>padding</w:t>
      </w:r>
      <w:proofErr w:type="spellEnd"/>
      <w:r w:rsidRPr="00CD40B1">
        <w:rPr>
          <w:rFonts w:ascii="Consolas" w:eastAsia="Times New Roman" w:hAnsi="Consolas" w:cs="Courier New"/>
          <w:color w:val="273B47"/>
          <w:sz w:val="20"/>
          <w:szCs w:val="20"/>
          <w:lang w:val="es-ES"/>
        </w:rPr>
        <w:t>-top: 10px;</w:t>
      </w:r>
      <w:r w:rsidRPr="00CD40B1">
        <w:rPr>
          <w:rFonts w:ascii="Arial" w:eastAsia="Times New Roman" w:hAnsi="Arial" w:cs="Arial"/>
          <w:color w:val="273B47"/>
          <w:sz w:val="24"/>
          <w:szCs w:val="24"/>
          <w:lang w:val="es-ES"/>
        </w:rPr>
        <w:t> para la margen superior, </w:t>
      </w:r>
      <w:proofErr w:type="spellStart"/>
      <w:r w:rsidRPr="00CD40B1">
        <w:rPr>
          <w:rFonts w:ascii="Consolas" w:eastAsia="Times New Roman" w:hAnsi="Consolas" w:cs="Courier New"/>
          <w:color w:val="273B47"/>
          <w:sz w:val="20"/>
          <w:szCs w:val="20"/>
          <w:lang w:val="es-ES"/>
        </w:rPr>
        <w:t>padding-bottom</w:t>
      </w:r>
      <w:proofErr w:type="spellEnd"/>
      <w:r w:rsidRPr="00CD40B1">
        <w:rPr>
          <w:rFonts w:ascii="Consolas" w:eastAsia="Times New Roman" w:hAnsi="Consolas" w:cs="Courier New"/>
          <w:color w:val="273B47"/>
          <w:sz w:val="20"/>
          <w:szCs w:val="20"/>
          <w:lang w:val="es-ES"/>
        </w:rPr>
        <w:t>: 10px;</w:t>
      </w:r>
      <w:r w:rsidRPr="00CD40B1">
        <w:rPr>
          <w:rFonts w:ascii="Arial" w:eastAsia="Times New Roman" w:hAnsi="Arial" w:cs="Arial"/>
          <w:color w:val="273B47"/>
          <w:sz w:val="24"/>
          <w:szCs w:val="24"/>
          <w:lang w:val="es-ES"/>
        </w:rPr>
        <w:t> para la margen inferior y </w:t>
      </w:r>
      <w:proofErr w:type="spellStart"/>
      <w:r w:rsidRPr="00CD40B1">
        <w:rPr>
          <w:rFonts w:ascii="Consolas" w:eastAsia="Times New Roman" w:hAnsi="Consolas" w:cs="Courier New"/>
          <w:color w:val="273B47"/>
          <w:sz w:val="20"/>
          <w:szCs w:val="20"/>
          <w:lang w:val="es-ES"/>
        </w:rPr>
        <w:t>padding-left</w:t>
      </w:r>
      <w:proofErr w:type="spellEnd"/>
      <w:r w:rsidRPr="00CD40B1">
        <w:rPr>
          <w:rFonts w:ascii="Consolas" w:eastAsia="Times New Roman" w:hAnsi="Consolas" w:cs="Courier New"/>
          <w:color w:val="273B47"/>
          <w:sz w:val="20"/>
          <w:szCs w:val="20"/>
          <w:lang w:val="es-ES"/>
        </w:rPr>
        <w:t>: 10px;</w:t>
      </w:r>
      <w:r w:rsidRPr="00CD40B1">
        <w:rPr>
          <w:rFonts w:ascii="Arial" w:eastAsia="Times New Roman" w:hAnsi="Arial" w:cs="Arial"/>
          <w:color w:val="273B47"/>
          <w:sz w:val="24"/>
          <w:szCs w:val="24"/>
          <w:lang w:val="es-ES"/>
        </w:rPr>
        <w:t> para la margen izquierda.</w:t>
      </w:r>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28"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font-size</w:t>
      </w:r>
      <w:proofErr w:type="spellEnd"/>
      <w:r w:rsidRPr="00CD40B1">
        <w:rPr>
          <w:rFonts w:ascii="Arial" w:eastAsia="Times New Roman" w:hAnsi="Arial" w:cs="Arial"/>
          <w:color w:val="273B47"/>
          <w:sz w:val="24"/>
          <w:szCs w:val="24"/>
          <w:lang w:val="es-ES"/>
        </w:rPr>
        <w:t>: Define el tamaño de la fuente. Por ejemplo: </w:t>
      </w:r>
      <w:proofErr w:type="spellStart"/>
      <w:r w:rsidRPr="00CD40B1">
        <w:rPr>
          <w:rFonts w:ascii="Consolas" w:eastAsia="Times New Roman" w:hAnsi="Consolas" w:cs="Courier New"/>
          <w:color w:val="273B47"/>
          <w:sz w:val="20"/>
          <w:szCs w:val="20"/>
          <w:lang w:val="es-ES"/>
        </w:rPr>
        <w:t>font-size</w:t>
      </w:r>
      <w:proofErr w:type="spellEnd"/>
      <w:r w:rsidRPr="00CD40B1">
        <w:rPr>
          <w:rFonts w:ascii="Consolas" w:eastAsia="Times New Roman" w:hAnsi="Consolas" w:cs="Courier New"/>
          <w:color w:val="273B47"/>
          <w:sz w:val="20"/>
          <w:szCs w:val="20"/>
          <w:lang w:val="es-ES"/>
        </w:rPr>
        <w:t>: 20</w:t>
      </w:r>
      <w:proofErr w:type="gramStart"/>
      <w:r w:rsidRPr="00CD40B1">
        <w:rPr>
          <w:rFonts w:ascii="Consolas" w:eastAsia="Times New Roman" w:hAnsi="Consolas" w:cs="Courier New"/>
          <w:color w:val="273B47"/>
          <w:sz w:val="20"/>
          <w:szCs w:val="20"/>
          <w:lang w:val="es-ES"/>
        </w:rPr>
        <w:t>px;</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font-family</w:t>
      </w:r>
      <w:proofErr w:type="spellEnd"/>
      <w:r w:rsidRPr="00CD40B1">
        <w:rPr>
          <w:rFonts w:ascii="Arial" w:eastAsia="Times New Roman" w:hAnsi="Arial" w:cs="Arial"/>
          <w:color w:val="273B47"/>
          <w:sz w:val="24"/>
          <w:szCs w:val="24"/>
          <w:lang w:val="es-ES"/>
        </w:rPr>
        <w:t>: Define la familia tipográfica de la fuente. Por ejemplo: </w:t>
      </w:r>
      <w:proofErr w:type="spellStart"/>
      <w:r w:rsidRPr="00CD40B1">
        <w:rPr>
          <w:rFonts w:ascii="Consolas" w:eastAsia="Times New Roman" w:hAnsi="Consolas" w:cs="Courier New"/>
          <w:color w:val="273B47"/>
          <w:sz w:val="20"/>
          <w:szCs w:val="20"/>
          <w:lang w:val="es-ES"/>
        </w:rPr>
        <w:t>font-family</w:t>
      </w:r>
      <w:proofErr w:type="spellEnd"/>
      <w:r w:rsidRPr="00CD40B1">
        <w:rPr>
          <w:rFonts w:ascii="Consolas" w:eastAsia="Times New Roman" w:hAnsi="Consolas" w:cs="Courier New"/>
          <w:color w:val="273B47"/>
          <w:sz w:val="20"/>
          <w:szCs w:val="20"/>
          <w:lang w:val="es-ES"/>
        </w:rPr>
        <w:t>: '</w:t>
      </w:r>
      <w:proofErr w:type="spellStart"/>
      <w:r w:rsidRPr="00CD40B1">
        <w:rPr>
          <w:rFonts w:ascii="Consolas" w:eastAsia="Times New Roman" w:hAnsi="Consolas" w:cs="Courier New"/>
          <w:color w:val="273B47"/>
          <w:sz w:val="20"/>
          <w:szCs w:val="20"/>
          <w:lang w:val="es-ES"/>
        </w:rPr>
        <w:t>Roboto</w:t>
      </w:r>
      <w:proofErr w:type="spellEnd"/>
      <w:r w:rsidRPr="00CD40B1">
        <w:rPr>
          <w:rFonts w:ascii="Consolas" w:eastAsia="Times New Roman" w:hAnsi="Consolas" w:cs="Courier New"/>
          <w:color w:val="273B47"/>
          <w:sz w:val="20"/>
          <w:szCs w:val="20"/>
          <w:lang w:val="es-ES"/>
        </w:rPr>
        <w:t xml:space="preserve">', </w:t>
      </w:r>
      <w:proofErr w:type="spellStart"/>
      <w:r w:rsidRPr="00CD40B1">
        <w:rPr>
          <w:rFonts w:ascii="Consolas" w:eastAsia="Times New Roman" w:hAnsi="Consolas" w:cs="Courier New"/>
          <w:color w:val="273B47"/>
          <w:sz w:val="20"/>
          <w:szCs w:val="20"/>
          <w:lang w:val="es-ES"/>
        </w:rPr>
        <w:t>sans-</w:t>
      </w:r>
      <w:proofErr w:type="gramStart"/>
      <w:r w:rsidRPr="00CD40B1">
        <w:rPr>
          <w:rFonts w:ascii="Consolas" w:eastAsia="Times New Roman" w:hAnsi="Consolas" w:cs="Courier New"/>
          <w:color w:val="273B47"/>
          <w:sz w:val="20"/>
          <w:szCs w:val="20"/>
          <w:lang w:val="es-ES"/>
        </w:rPr>
        <w:t>serif</w:t>
      </w:r>
      <w:proofErr w:type="spellEnd"/>
      <w:r w:rsidRPr="00CD40B1">
        <w:rPr>
          <w:rFonts w:ascii="Consolas" w:eastAsia="Times New Roman" w:hAnsi="Consolas" w:cs="Courier New"/>
          <w:color w:val="273B47"/>
          <w:sz w:val="20"/>
          <w:szCs w:val="20"/>
          <w:lang w:val="es-ES"/>
        </w:rPr>
        <w:t>;</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Una página de fuentes que me gusta mucho es </w:t>
      </w:r>
      <w:hyperlink r:id="rId23" w:tgtFrame="_blank" w:history="1">
        <w:r w:rsidRPr="00CD40B1">
          <w:rPr>
            <w:rFonts w:ascii="Arial" w:eastAsia="Times New Roman" w:hAnsi="Arial" w:cs="Arial"/>
            <w:color w:val="0791E6"/>
            <w:sz w:val="24"/>
            <w:szCs w:val="24"/>
            <w:u w:val="single"/>
            <w:lang w:val="es-ES"/>
          </w:rPr>
          <w:t>fonts.google.com</w:t>
        </w:r>
      </w:hyperlink>
      <w:r w:rsidRPr="00CD40B1">
        <w:rPr>
          <w:rFonts w:ascii="Arial" w:eastAsia="Times New Roman" w:hAnsi="Arial" w:cs="Arial"/>
          <w:color w:val="273B47"/>
          <w:sz w:val="24"/>
          <w:szCs w:val="24"/>
          <w:lang w:val="es-ES"/>
        </w:rPr>
        <w:t>.</w:t>
      </w:r>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29"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opacity</w:t>
      </w:r>
      <w:proofErr w:type="spellEnd"/>
      <w:r w:rsidRPr="00CD40B1">
        <w:rPr>
          <w:rFonts w:ascii="Arial" w:eastAsia="Times New Roman" w:hAnsi="Arial" w:cs="Arial"/>
          <w:color w:val="273B47"/>
          <w:sz w:val="24"/>
          <w:szCs w:val="24"/>
          <w:lang w:val="es-ES"/>
        </w:rPr>
        <w:t>: Determina la transparencia del elemento. Tiene valores entre 0 y 1, que pueden verse como un porcentaje. Por ejemplo, si quiero que mi elemento se vea con una transparencia del 50%, escribiría: </w:t>
      </w:r>
      <w:proofErr w:type="spellStart"/>
      <w:r w:rsidRPr="00CD40B1">
        <w:rPr>
          <w:rFonts w:ascii="Consolas" w:eastAsia="Times New Roman" w:hAnsi="Consolas" w:cs="Courier New"/>
          <w:color w:val="273B47"/>
          <w:sz w:val="20"/>
          <w:szCs w:val="20"/>
          <w:lang w:val="es-ES"/>
        </w:rPr>
        <w:t>opacity</w:t>
      </w:r>
      <w:proofErr w:type="spellEnd"/>
      <w:r w:rsidRPr="00CD40B1">
        <w:rPr>
          <w:rFonts w:ascii="Consolas" w:eastAsia="Times New Roman" w:hAnsi="Consolas" w:cs="Courier New"/>
          <w:color w:val="273B47"/>
          <w:sz w:val="20"/>
          <w:szCs w:val="20"/>
          <w:lang w:val="es-ES"/>
        </w:rPr>
        <w:t xml:space="preserve">: </w:t>
      </w:r>
      <w:proofErr w:type="gramStart"/>
      <w:r w:rsidRPr="00CD40B1">
        <w:rPr>
          <w:rFonts w:ascii="Consolas" w:eastAsia="Times New Roman" w:hAnsi="Consolas" w:cs="Courier New"/>
          <w:color w:val="273B47"/>
          <w:sz w:val="20"/>
          <w:szCs w:val="20"/>
          <w:lang w:val="es-ES"/>
        </w:rPr>
        <w:t>0.5;</w:t>
      </w:r>
      <w:r w:rsidRPr="00CD40B1">
        <w:rPr>
          <w:rFonts w:ascii="Arial" w:eastAsia="Times New Roman" w:hAnsi="Arial" w:cs="Arial"/>
          <w:color w:val="273B47"/>
          <w:sz w:val="24"/>
          <w:szCs w:val="24"/>
          <w:lang w:val="es-ES"/>
        </w:rPr>
        <w:t>.</w:t>
      </w:r>
      <w:proofErr w:type="gramEnd"/>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outline</w:t>
      </w:r>
      <w:proofErr w:type="spellEnd"/>
      <w:r w:rsidRPr="00CD40B1">
        <w:rPr>
          <w:rFonts w:ascii="Arial" w:eastAsia="Times New Roman" w:hAnsi="Arial" w:cs="Arial"/>
          <w:color w:val="273B47"/>
          <w:sz w:val="24"/>
          <w:szCs w:val="24"/>
          <w:lang w:val="es-ES"/>
        </w:rPr>
        <w:t xml:space="preserve">: Un término algo desconocido es el esquema de los elementos HTML. Un esquema es una línea (por defecto, de color </w:t>
      </w:r>
      <w:proofErr w:type="spellStart"/>
      <w:r w:rsidRPr="00CD40B1">
        <w:rPr>
          <w:rFonts w:ascii="Arial" w:eastAsia="Times New Roman" w:hAnsi="Arial" w:cs="Arial"/>
          <w:color w:val="273B47"/>
          <w:sz w:val="24"/>
          <w:szCs w:val="24"/>
          <w:lang w:val="es-ES"/>
        </w:rPr>
        <w:t>azúl</w:t>
      </w:r>
      <w:proofErr w:type="spellEnd"/>
      <w:r w:rsidRPr="00CD40B1">
        <w:rPr>
          <w:rFonts w:ascii="Arial" w:eastAsia="Times New Roman" w:hAnsi="Arial" w:cs="Arial"/>
          <w:color w:val="273B47"/>
          <w:sz w:val="24"/>
          <w:szCs w:val="24"/>
          <w:lang w:val="es-ES"/>
        </w:rPr>
        <w:t>) que se dibuja alrededor de los elementos que hace que “se destaquen”.</w:t>
      </w:r>
    </w:p>
    <w:p w:rsidR="00CD40B1" w:rsidRPr="00CD40B1" w:rsidRDefault="00CD40B1" w:rsidP="00CD40B1">
      <w:pPr>
        <w:spacing w:after="0" w:line="384" w:lineRule="atLeast"/>
        <w:rPr>
          <w:rFonts w:ascii="Arial" w:eastAsia="Times New Roman" w:hAnsi="Arial" w:cs="Arial"/>
          <w:color w:val="273B47"/>
          <w:sz w:val="24"/>
          <w:szCs w:val="24"/>
        </w:rPr>
      </w:pPr>
      <w:r w:rsidRPr="00CD40B1">
        <w:rPr>
          <w:rFonts w:ascii="Arial" w:eastAsia="Times New Roman" w:hAnsi="Arial" w:cs="Arial"/>
          <w:color w:val="273B47"/>
          <w:sz w:val="24"/>
          <w:szCs w:val="24"/>
          <w:lang w:val="es-ES"/>
        </w:rPr>
        <w:t>Lo anterior sucede mucho en elementos como los &lt;input&gt;s y los &lt;</w:t>
      </w:r>
      <w:proofErr w:type="spellStart"/>
      <w:r w:rsidRPr="00CD40B1">
        <w:rPr>
          <w:rFonts w:ascii="Arial" w:eastAsia="Times New Roman" w:hAnsi="Arial" w:cs="Arial"/>
          <w:color w:val="273B47"/>
          <w:sz w:val="24"/>
          <w:szCs w:val="24"/>
          <w:lang w:val="es-ES"/>
        </w:rPr>
        <w:t>button</w:t>
      </w:r>
      <w:proofErr w:type="spellEnd"/>
      <w:r w:rsidRPr="00CD40B1">
        <w:rPr>
          <w:rFonts w:ascii="Arial" w:eastAsia="Times New Roman" w:hAnsi="Arial" w:cs="Arial"/>
          <w:color w:val="273B47"/>
          <w:sz w:val="24"/>
          <w:szCs w:val="24"/>
          <w:lang w:val="es-ES"/>
        </w:rPr>
        <w:t>&gt;s. Si no queremos ver esa línea, lo que hacemos es </w:t>
      </w:r>
      <w:proofErr w:type="spellStart"/>
      <w:r w:rsidRPr="00CD40B1">
        <w:rPr>
          <w:rFonts w:ascii="Consolas" w:eastAsia="Times New Roman" w:hAnsi="Consolas" w:cs="Courier New"/>
          <w:color w:val="273B47"/>
          <w:sz w:val="20"/>
          <w:szCs w:val="20"/>
          <w:lang w:val="es-ES"/>
        </w:rPr>
        <w:t>outline</w:t>
      </w:r>
      <w:proofErr w:type="spellEnd"/>
      <w:r w:rsidRPr="00CD40B1">
        <w:rPr>
          <w:rFonts w:ascii="Consolas" w:eastAsia="Times New Roman" w:hAnsi="Consolas" w:cs="Courier New"/>
          <w:color w:val="273B47"/>
          <w:sz w:val="20"/>
          <w:szCs w:val="20"/>
          <w:lang w:val="es-ES"/>
        </w:rPr>
        <w:t xml:space="preserve">: </w:t>
      </w:r>
      <w:proofErr w:type="spellStart"/>
      <w:proofErr w:type="gramStart"/>
      <w:r w:rsidRPr="00CD40B1">
        <w:rPr>
          <w:rFonts w:ascii="Consolas" w:eastAsia="Times New Roman" w:hAnsi="Consolas" w:cs="Courier New"/>
          <w:color w:val="273B47"/>
          <w:sz w:val="20"/>
          <w:szCs w:val="20"/>
          <w:lang w:val="es-ES"/>
        </w:rPr>
        <w:t>none</w:t>
      </w:r>
      <w:proofErr w:type="spellEnd"/>
      <w:r w:rsidRPr="00CD40B1">
        <w:rPr>
          <w:rFonts w:ascii="Consolas" w:eastAsia="Times New Roman" w:hAnsi="Consolas" w:cs="Courier New"/>
          <w:color w:val="273B47"/>
          <w:sz w:val="20"/>
          <w:szCs w:val="20"/>
          <w:lang w:val="es-ES"/>
        </w:rPr>
        <w:t>;</w:t>
      </w:r>
      <w:r w:rsidRPr="00CD40B1">
        <w:rPr>
          <w:rFonts w:ascii="Arial" w:eastAsia="Times New Roman" w:hAnsi="Arial" w:cs="Arial"/>
          <w:color w:val="273B47"/>
          <w:sz w:val="24"/>
          <w:szCs w:val="24"/>
          <w:lang w:val="es-ES"/>
        </w:rPr>
        <w:t>.</w:t>
      </w:r>
      <w:proofErr w:type="gramEnd"/>
      <w:r w:rsidRPr="00CD40B1">
        <w:rPr>
          <w:rFonts w:ascii="Arial" w:eastAsia="Times New Roman" w:hAnsi="Arial" w:cs="Arial"/>
          <w:color w:val="273B47"/>
          <w:sz w:val="24"/>
          <w:szCs w:val="24"/>
          <w:lang w:val="es-ES"/>
        </w:rPr>
        <w:t xml:space="preserve"> Aunque también podemos decirle que tenga determinado estilo, color, tamaño, entre otras. </w:t>
      </w:r>
      <w:proofErr w:type="spellStart"/>
      <w:r w:rsidRPr="00CD40B1">
        <w:rPr>
          <w:rFonts w:ascii="Arial" w:eastAsia="Times New Roman" w:hAnsi="Arial" w:cs="Arial"/>
          <w:color w:val="273B47"/>
          <w:sz w:val="24"/>
          <w:szCs w:val="24"/>
        </w:rPr>
        <w:t>Por</w:t>
      </w:r>
      <w:proofErr w:type="spellEnd"/>
      <w:r w:rsidRPr="00CD40B1">
        <w:rPr>
          <w:rFonts w:ascii="Arial" w:eastAsia="Times New Roman" w:hAnsi="Arial" w:cs="Arial"/>
          <w:color w:val="273B47"/>
          <w:sz w:val="24"/>
          <w:szCs w:val="24"/>
        </w:rPr>
        <w:t xml:space="preserve"> </w:t>
      </w:r>
      <w:proofErr w:type="spellStart"/>
      <w:r w:rsidRPr="00CD40B1">
        <w:rPr>
          <w:rFonts w:ascii="Arial" w:eastAsia="Times New Roman" w:hAnsi="Arial" w:cs="Arial"/>
          <w:color w:val="273B47"/>
          <w:sz w:val="24"/>
          <w:szCs w:val="24"/>
        </w:rPr>
        <w:t>ejemplo</w:t>
      </w:r>
      <w:proofErr w:type="spellEnd"/>
      <w:r w:rsidRPr="00CD40B1">
        <w:rPr>
          <w:rFonts w:ascii="Arial" w:eastAsia="Times New Roman" w:hAnsi="Arial" w:cs="Arial"/>
          <w:color w:val="273B47"/>
          <w:sz w:val="24"/>
          <w:szCs w:val="24"/>
        </w:rPr>
        <w:t>:</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CD40B1">
        <w:rPr>
          <w:rFonts w:ascii="Consolas" w:eastAsia="Times New Roman" w:hAnsi="Consolas" w:cs="Courier New"/>
          <w:b/>
          <w:bCs/>
          <w:color w:val="F92672"/>
          <w:sz w:val="24"/>
          <w:szCs w:val="24"/>
        </w:rPr>
        <w:t>outline-style</w:t>
      </w:r>
      <w:r w:rsidRPr="00CD40B1">
        <w:rPr>
          <w:rFonts w:ascii="Consolas" w:eastAsia="Times New Roman" w:hAnsi="Consolas" w:cs="Courier New"/>
          <w:color w:val="DDDDDD"/>
          <w:sz w:val="24"/>
          <w:szCs w:val="24"/>
        </w:rPr>
        <w:t xml:space="preserve">: </w:t>
      </w:r>
      <w:r w:rsidRPr="00CD40B1">
        <w:rPr>
          <w:rFonts w:ascii="Consolas" w:eastAsia="Times New Roman" w:hAnsi="Consolas" w:cs="Courier New"/>
          <w:b/>
          <w:bCs/>
          <w:color w:val="F92672"/>
          <w:sz w:val="24"/>
          <w:szCs w:val="24"/>
        </w:rPr>
        <w:t>solid</w:t>
      </w:r>
      <w:r w:rsidRPr="00CD40B1">
        <w:rPr>
          <w:rFonts w:ascii="Consolas" w:eastAsia="Times New Roman" w:hAnsi="Consolas" w:cs="Courier New"/>
          <w:color w:val="DDDDDD"/>
          <w:sz w:val="24"/>
          <w:szCs w:val="24"/>
        </w:rPr>
        <w:t>;</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CD40B1">
        <w:rPr>
          <w:rFonts w:ascii="Consolas" w:eastAsia="Times New Roman" w:hAnsi="Consolas" w:cs="Courier New"/>
          <w:b/>
          <w:bCs/>
          <w:color w:val="F92672"/>
          <w:sz w:val="24"/>
          <w:szCs w:val="24"/>
        </w:rPr>
        <w:lastRenderedPageBreak/>
        <w:t>outline-color</w:t>
      </w:r>
      <w:r w:rsidRPr="00CD40B1">
        <w:rPr>
          <w:rFonts w:ascii="Consolas" w:eastAsia="Times New Roman" w:hAnsi="Consolas" w:cs="Courier New"/>
          <w:color w:val="DDDDDD"/>
          <w:sz w:val="24"/>
          <w:szCs w:val="24"/>
        </w:rPr>
        <w:t xml:space="preserve">: </w:t>
      </w:r>
      <w:r w:rsidRPr="00CD40B1">
        <w:rPr>
          <w:rFonts w:ascii="Consolas" w:eastAsia="Times New Roman" w:hAnsi="Consolas" w:cs="Courier New"/>
          <w:b/>
          <w:bCs/>
          <w:color w:val="F92672"/>
          <w:sz w:val="24"/>
          <w:szCs w:val="24"/>
        </w:rPr>
        <w:t>red</w:t>
      </w:r>
      <w:r w:rsidRPr="00CD40B1">
        <w:rPr>
          <w:rFonts w:ascii="Consolas" w:eastAsia="Times New Roman" w:hAnsi="Consolas" w:cs="Courier New"/>
          <w:color w:val="DDDDDD"/>
          <w:sz w:val="24"/>
          <w:szCs w:val="24"/>
        </w:rPr>
        <w:t>;</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rPr>
      </w:pPr>
      <w:r w:rsidRPr="00CD40B1">
        <w:rPr>
          <w:rFonts w:ascii="Consolas" w:eastAsia="Times New Roman" w:hAnsi="Consolas" w:cs="Courier New"/>
          <w:b/>
          <w:bCs/>
          <w:color w:val="F92672"/>
          <w:sz w:val="24"/>
          <w:szCs w:val="24"/>
        </w:rPr>
        <w:t>outline-width</w:t>
      </w:r>
      <w:r w:rsidRPr="00CD40B1">
        <w:rPr>
          <w:rFonts w:ascii="Consolas" w:eastAsia="Times New Roman" w:hAnsi="Consolas" w:cs="Courier New"/>
          <w:color w:val="DDDDDD"/>
          <w:sz w:val="24"/>
          <w:szCs w:val="24"/>
        </w:rPr>
        <w:t>: 5</w:t>
      </w:r>
      <w:r w:rsidRPr="00CD40B1">
        <w:rPr>
          <w:rFonts w:ascii="Consolas" w:eastAsia="Times New Roman" w:hAnsi="Consolas" w:cs="Courier New"/>
          <w:b/>
          <w:bCs/>
          <w:color w:val="F92672"/>
          <w:sz w:val="24"/>
          <w:szCs w:val="24"/>
        </w:rPr>
        <w:t>px</w:t>
      </w:r>
      <w:r w:rsidRPr="00CD40B1">
        <w:rPr>
          <w:rFonts w:ascii="Consolas" w:eastAsia="Times New Roman" w:hAnsi="Consolas" w:cs="Courier New"/>
          <w:color w:val="DDDDDD"/>
          <w:sz w:val="24"/>
          <w:szCs w:val="24"/>
        </w:rPr>
        <w:t>;</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b/>
          <w:bCs/>
          <w:color w:val="273B47"/>
          <w:sz w:val="24"/>
          <w:szCs w:val="24"/>
          <w:lang w:val="es-ES"/>
        </w:rPr>
        <w:t>box-</w:t>
      </w:r>
      <w:proofErr w:type="spellStart"/>
      <w:r w:rsidRPr="00CD40B1">
        <w:rPr>
          <w:rFonts w:ascii="Arial" w:eastAsia="Times New Roman" w:hAnsi="Arial" w:cs="Arial"/>
          <w:b/>
          <w:bCs/>
          <w:color w:val="273B47"/>
          <w:sz w:val="24"/>
          <w:szCs w:val="24"/>
          <w:lang w:val="es-ES"/>
        </w:rPr>
        <w:t>sizing</w:t>
      </w:r>
      <w:proofErr w:type="spellEnd"/>
      <w:r w:rsidRPr="00CD40B1">
        <w:rPr>
          <w:rFonts w:ascii="Arial" w:eastAsia="Times New Roman" w:hAnsi="Arial" w:cs="Arial"/>
          <w:color w:val="273B47"/>
          <w:sz w:val="24"/>
          <w:szCs w:val="24"/>
          <w:lang w:val="es-ES"/>
        </w:rPr>
        <w:t xml:space="preserve">: Cuando trabajamos con </w:t>
      </w:r>
      <w:proofErr w:type="spellStart"/>
      <w:r w:rsidRPr="00CD40B1">
        <w:rPr>
          <w:rFonts w:ascii="Arial" w:eastAsia="Times New Roman" w:hAnsi="Arial" w:cs="Arial"/>
          <w:color w:val="273B47"/>
          <w:sz w:val="24"/>
          <w:szCs w:val="24"/>
          <w:lang w:val="es-ES"/>
        </w:rPr>
        <w:t>paddings</w:t>
      </w:r>
      <w:proofErr w:type="spellEnd"/>
      <w:r w:rsidRPr="00CD40B1">
        <w:rPr>
          <w:rFonts w:ascii="Arial" w:eastAsia="Times New Roman" w:hAnsi="Arial" w:cs="Arial"/>
          <w:color w:val="273B47"/>
          <w:sz w:val="24"/>
          <w:szCs w:val="24"/>
          <w:lang w:val="es-ES"/>
        </w:rPr>
        <w:t>, por ejemplo, veremos que el tamaño de nuestro elemento crece. Es decir, si tengo:</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CD40B1">
        <w:rPr>
          <w:rFonts w:ascii="Consolas" w:eastAsia="Times New Roman" w:hAnsi="Consolas" w:cs="Courier New"/>
          <w:b/>
          <w:bCs/>
          <w:color w:val="F92672"/>
          <w:sz w:val="24"/>
          <w:szCs w:val="24"/>
          <w:lang w:val="es-ES"/>
        </w:rPr>
        <w:t>div</w:t>
      </w:r>
      <w:r w:rsidRPr="00CD40B1">
        <w:rPr>
          <w:rFonts w:ascii="Consolas" w:eastAsia="Times New Roman" w:hAnsi="Consolas" w:cs="Courier New"/>
          <w:color w:val="DDDDDD"/>
          <w:sz w:val="24"/>
          <w:szCs w:val="24"/>
          <w:lang w:val="es-ES"/>
        </w:rPr>
        <w:t xml:space="preserve"> {</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CD40B1">
        <w:rPr>
          <w:rFonts w:ascii="Consolas" w:eastAsia="Times New Roman" w:hAnsi="Consolas" w:cs="Courier New"/>
          <w:color w:val="DDDDDD"/>
          <w:sz w:val="24"/>
          <w:szCs w:val="24"/>
          <w:lang w:val="es-ES"/>
        </w:rPr>
        <w:t xml:space="preserve">   </w:t>
      </w:r>
      <w:proofErr w:type="spellStart"/>
      <w:r w:rsidRPr="00CD40B1">
        <w:rPr>
          <w:rFonts w:ascii="Consolas" w:eastAsia="Times New Roman" w:hAnsi="Consolas" w:cs="Courier New"/>
          <w:color w:val="BF79DB"/>
          <w:sz w:val="24"/>
          <w:szCs w:val="24"/>
          <w:lang w:val="es-ES"/>
        </w:rPr>
        <w:t>background</w:t>
      </w:r>
      <w:proofErr w:type="spellEnd"/>
      <w:r w:rsidRPr="00CD40B1">
        <w:rPr>
          <w:rFonts w:ascii="Consolas" w:eastAsia="Times New Roman" w:hAnsi="Consolas" w:cs="Courier New"/>
          <w:color w:val="DDDDDD"/>
          <w:sz w:val="24"/>
          <w:szCs w:val="24"/>
          <w:lang w:val="es-ES"/>
        </w:rPr>
        <w:t xml:space="preserve">: </w:t>
      </w:r>
      <w:proofErr w:type="spellStart"/>
      <w:r w:rsidRPr="00CD40B1">
        <w:rPr>
          <w:rFonts w:ascii="Consolas" w:eastAsia="Times New Roman" w:hAnsi="Consolas" w:cs="Courier New"/>
          <w:color w:val="DDDDDD"/>
          <w:sz w:val="24"/>
          <w:szCs w:val="24"/>
          <w:lang w:val="es-ES"/>
        </w:rPr>
        <w:t>pink</w:t>
      </w:r>
      <w:proofErr w:type="spellEnd"/>
      <w:r w:rsidRPr="00CD40B1">
        <w:rPr>
          <w:rFonts w:ascii="Consolas" w:eastAsia="Times New Roman" w:hAnsi="Consolas" w:cs="Courier New"/>
          <w:color w:val="DDDDDD"/>
          <w:sz w:val="24"/>
          <w:szCs w:val="24"/>
          <w:lang w:val="es-ES"/>
        </w:rPr>
        <w:t>;</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CD40B1">
        <w:rPr>
          <w:rFonts w:ascii="Consolas" w:eastAsia="Times New Roman" w:hAnsi="Consolas" w:cs="Courier New"/>
          <w:color w:val="DDDDDD"/>
          <w:sz w:val="24"/>
          <w:szCs w:val="24"/>
          <w:lang w:val="es-ES"/>
        </w:rPr>
        <w:t xml:space="preserve">   </w:t>
      </w:r>
      <w:proofErr w:type="spellStart"/>
      <w:r w:rsidRPr="00CD40B1">
        <w:rPr>
          <w:rFonts w:ascii="Consolas" w:eastAsia="Times New Roman" w:hAnsi="Consolas" w:cs="Courier New"/>
          <w:color w:val="BF79DB"/>
          <w:sz w:val="24"/>
          <w:szCs w:val="24"/>
          <w:lang w:val="es-ES"/>
        </w:rPr>
        <w:t>width</w:t>
      </w:r>
      <w:proofErr w:type="spellEnd"/>
      <w:r w:rsidRPr="00CD40B1">
        <w:rPr>
          <w:rFonts w:ascii="Consolas" w:eastAsia="Times New Roman" w:hAnsi="Consolas" w:cs="Courier New"/>
          <w:color w:val="DDDDDD"/>
          <w:sz w:val="24"/>
          <w:szCs w:val="24"/>
          <w:lang w:val="es-ES"/>
        </w:rPr>
        <w:t>: 20px;</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CD40B1">
        <w:rPr>
          <w:rFonts w:ascii="Consolas" w:eastAsia="Times New Roman" w:hAnsi="Consolas" w:cs="Courier New"/>
          <w:color w:val="DDDDDD"/>
          <w:sz w:val="24"/>
          <w:szCs w:val="24"/>
          <w:lang w:val="es-ES"/>
        </w:rPr>
        <w:t xml:space="preserve">   </w:t>
      </w:r>
      <w:proofErr w:type="spellStart"/>
      <w:r w:rsidRPr="00CD40B1">
        <w:rPr>
          <w:rFonts w:ascii="Consolas" w:eastAsia="Times New Roman" w:hAnsi="Consolas" w:cs="Courier New"/>
          <w:color w:val="BF79DB"/>
          <w:sz w:val="24"/>
          <w:szCs w:val="24"/>
          <w:lang w:val="es-ES"/>
        </w:rPr>
        <w:t>height</w:t>
      </w:r>
      <w:proofErr w:type="spellEnd"/>
      <w:r w:rsidRPr="00CD40B1">
        <w:rPr>
          <w:rFonts w:ascii="Consolas" w:eastAsia="Times New Roman" w:hAnsi="Consolas" w:cs="Courier New"/>
          <w:color w:val="DDDDDD"/>
          <w:sz w:val="24"/>
          <w:szCs w:val="24"/>
          <w:lang w:val="es-ES"/>
        </w:rPr>
        <w:t>: 20px;</w:t>
      </w:r>
    </w:p>
    <w:p w:rsidR="00CD40B1" w:rsidRPr="00CD40B1" w:rsidRDefault="00CD40B1" w:rsidP="00CD40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DDDD"/>
          <w:sz w:val="24"/>
          <w:szCs w:val="24"/>
          <w:lang w:val="es-ES"/>
        </w:rPr>
      </w:pPr>
      <w:r w:rsidRPr="00CD40B1">
        <w:rPr>
          <w:rFonts w:ascii="Consolas" w:eastAsia="Times New Roman" w:hAnsi="Consolas" w:cs="Courier New"/>
          <w:color w:val="DDDDDD"/>
          <w:sz w:val="24"/>
          <w:szCs w:val="24"/>
          <w:lang w:val="es-ES"/>
        </w:rPr>
        <w:t>}</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 xml:space="preserve">Y luego le agrego un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de 20px, veré en el navegador que mi </w:t>
      </w:r>
      <w:r w:rsidRPr="00CD40B1">
        <w:rPr>
          <w:rFonts w:ascii="Consolas" w:eastAsia="Times New Roman" w:hAnsi="Consolas" w:cs="Courier New"/>
          <w:color w:val="273B47"/>
          <w:sz w:val="20"/>
          <w:szCs w:val="20"/>
          <w:lang w:val="es-ES"/>
        </w:rPr>
        <w:t>div</w:t>
      </w:r>
      <w:r w:rsidRPr="00CD40B1">
        <w:rPr>
          <w:rFonts w:ascii="Arial" w:eastAsia="Times New Roman" w:hAnsi="Arial" w:cs="Arial"/>
          <w:color w:val="273B47"/>
          <w:sz w:val="24"/>
          <w:szCs w:val="24"/>
          <w:lang w:val="es-ES"/>
        </w:rPr>
        <w:t> ya no tiene un ancho y un alto de </w:t>
      </w:r>
      <w:r w:rsidRPr="00CD40B1">
        <w:rPr>
          <w:rFonts w:ascii="Consolas" w:eastAsia="Times New Roman" w:hAnsi="Consolas" w:cs="Courier New"/>
          <w:color w:val="273B47"/>
          <w:sz w:val="20"/>
          <w:szCs w:val="20"/>
          <w:lang w:val="es-ES"/>
        </w:rPr>
        <w:t>20px</w:t>
      </w:r>
      <w:r w:rsidRPr="00CD40B1">
        <w:rPr>
          <w:rFonts w:ascii="Arial" w:eastAsia="Times New Roman" w:hAnsi="Arial" w:cs="Arial"/>
          <w:color w:val="273B47"/>
          <w:sz w:val="24"/>
          <w:szCs w:val="24"/>
          <w:lang w:val="es-ES"/>
        </w:rPr>
        <w:t>, sino de </w:t>
      </w:r>
      <w:r w:rsidRPr="00CD40B1">
        <w:rPr>
          <w:rFonts w:ascii="Consolas" w:eastAsia="Times New Roman" w:hAnsi="Consolas" w:cs="Courier New"/>
          <w:color w:val="273B47"/>
          <w:sz w:val="20"/>
          <w:szCs w:val="20"/>
          <w:lang w:val="es-ES"/>
        </w:rPr>
        <w:t>40px</w:t>
      </w:r>
      <w:r w:rsidRPr="00CD40B1">
        <w:rPr>
          <w:rFonts w:ascii="Arial" w:eastAsia="Times New Roman" w:hAnsi="Arial" w:cs="Arial"/>
          <w:color w:val="273B47"/>
          <w:sz w:val="24"/>
          <w:szCs w:val="24"/>
          <w:lang w:val="es-ES"/>
        </w:rPr>
        <w:t xml:space="preserve"> cada uno. Lo que quiere decir que el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hizo que creciera mi elemento. Sin embargo, si yo no quiero que el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afecte los 20px originales, le agrego la propiedad </w:t>
      </w:r>
      <w:r w:rsidRPr="00CD40B1">
        <w:rPr>
          <w:rFonts w:ascii="Consolas" w:eastAsia="Times New Roman" w:hAnsi="Consolas" w:cs="Courier New"/>
          <w:color w:val="273B47"/>
          <w:sz w:val="20"/>
          <w:szCs w:val="20"/>
          <w:lang w:val="es-ES"/>
        </w:rPr>
        <w:t>box-</w:t>
      </w:r>
      <w:proofErr w:type="spellStart"/>
      <w:r w:rsidRPr="00CD40B1">
        <w:rPr>
          <w:rFonts w:ascii="Consolas" w:eastAsia="Times New Roman" w:hAnsi="Consolas" w:cs="Courier New"/>
          <w:color w:val="273B47"/>
          <w:sz w:val="20"/>
          <w:szCs w:val="20"/>
          <w:lang w:val="es-ES"/>
        </w:rPr>
        <w:t>sizing</w:t>
      </w:r>
      <w:proofErr w:type="spellEnd"/>
      <w:r w:rsidRPr="00CD40B1">
        <w:rPr>
          <w:rFonts w:ascii="Arial" w:eastAsia="Times New Roman" w:hAnsi="Arial" w:cs="Arial"/>
          <w:color w:val="273B47"/>
          <w:sz w:val="24"/>
          <w:szCs w:val="24"/>
          <w:lang w:val="es-ES"/>
        </w:rPr>
        <w:t xml:space="preserve"> para que el tamaño total del elemento incluya el </w:t>
      </w:r>
      <w:proofErr w:type="spellStart"/>
      <w:r w:rsidRPr="00CD40B1">
        <w:rPr>
          <w:rFonts w:ascii="Arial" w:eastAsia="Times New Roman" w:hAnsi="Arial" w:cs="Arial"/>
          <w:color w:val="273B47"/>
          <w:sz w:val="24"/>
          <w:szCs w:val="24"/>
          <w:lang w:val="es-ES"/>
        </w:rPr>
        <w:t>padding</w:t>
      </w:r>
      <w:proofErr w:type="spellEnd"/>
      <w:r w:rsidRPr="00CD40B1">
        <w:rPr>
          <w:rFonts w:ascii="Arial" w:eastAsia="Times New Roman" w:hAnsi="Arial" w:cs="Arial"/>
          <w:color w:val="273B47"/>
          <w:sz w:val="24"/>
          <w:szCs w:val="24"/>
          <w:lang w:val="es-ES"/>
        </w:rPr>
        <w:t xml:space="preserve"> también y no se vea afectado por él.</w:t>
      </w:r>
    </w:p>
    <w:p w:rsidR="00CD40B1" w:rsidRPr="00CD40B1" w:rsidRDefault="004A640A" w:rsidP="00CD40B1">
      <w:pPr>
        <w:spacing w:after="0" w:line="384" w:lineRule="atLeast"/>
        <w:rPr>
          <w:rFonts w:ascii="Arial" w:eastAsia="Times New Roman" w:hAnsi="Arial" w:cs="Arial"/>
          <w:color w:val="273B47"/>
          <w:sz w:val="24"/>
          <w:szCs w:val="24"/>
        </w:rPr>
      </w:pPr>
      <w:r>
        <w:rPr>
          <w:rFonts w:ascii="Arial" w:eastAsia="Times New Roman" w:hAnsi="Arial" w:cs="Arial"/>
          <w:color w:val="273B47"/>
          <w:sz w:val="24"/>
          <w:szCs w:val="24"/>
        </w:rPr>
        <w:pict>
          <v:rect id="_x0000_i1030" style="width:0;height:1.5pt" o:hralign="center" o:hrstd="t" o:hr="t" fillcolor="#a0a0a0" stroked="f"/>
        </w:pict>
      </w:r>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transition</w:t>
      </w:r>
      <w:proofErr w:type="spellEnd"/>
      <w:r w:rsidRPr="00CD40B1">
        <w:rPr>
          <w:rFonts w:ascii="Arial" w:eastAsia="Times New Roman" w:hAnsi="Arial" w:cs="Arial"/>
          <w:color w:val="273B47"/>
          <w:sz w:val="24"/>
          <w:szCs w:val="24"/>
          <w:lang w:val="es-ES"/>
        </w:rPr>
        <w:t xml:space="preserve">: Las transiciones CSS le permiten cambiar los valores de las propiedades sin problemas durante una duración determinada. Debemos tener presente que una transición NO es una animación. Una transición va de un punto A </w:t>
      </w:r>
      <w:proofErr w:type="spellStart"/>
      <w:r w:rsidRPr="00CD40B1">
        <w:rPr>
          <w:rFonts w:ascii="Arial" w:eastAsia="Times New Roman" w:hAnsi="Arial" w:cs="Arial"/>
          <w:color w:val="273B47"/>
          <w:sz w:val="24"/>
          <w:szCs w:val="24"/>
          <w:lang w:val="es-ES"/>
        </w:rPr>
        <w:t>a</w:t>
      </w:r>
      <w:proofErr w:type="spellEnd"/>
      <w:r w:rsidRPr="00CD40B1">
        <w:rPr>
          <w:rFonts w:ascii="Arial" w:eastAsia="Times New Roman" w:hAnsi="Arial" w:cs="Arial"/>
          <w:color w:val="273B47"/>
          <w:sz w:val="24"/>
          <w:szCs w:val="24"/>
          <w:lang w:val="es-ES"/>
        </w:rPr>
        <w:t xml:space="preserve"> un punto B sin interrupciones o saltos en medio.</w:t>
      </w:r>
    </w:p>
    <w:p w:rsidR="00CD40B1" w:rsidRPr="00CD40B1" w:rsidRDefault="00CD40B1" w:rsidP="00CD40B1">
      <w:pPr>
        <w:spacing w:before="240" w:after="24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Te comparto la siguiente documentación para que puedas visualizar las propiedades y valores que puedes utilizar:</w:t>
      </w:r>
    </w:p>
    <w:p w:rsidR="00CD40B1" w:rsidRPr="00CD40B1" w:rsidRDefault="004A640A" w:rsidP="00CD40B1">
      <w:pPr>
        <w:numPr>
          <w:ilvl w:val="0"/>
          <w:numId w:val="7"/>
        </w:numPr>
        <w:spacing w:after="0" w:line="384" w:lineRule="atLeast"/>
        <w:ind w:left="240"/>
        <w:rPr>
          <w:rFonts w:ascii="Arial" w:eastAsia="Times New Roman" w:hAnsi="Arial" w:cs="Arial"/>
          <w:color w:val="273B47"/>
          <w:sz w:val="24"/>
          <w:szCs w:val="24"/>
          <w:lang w:val="es-ES"/>
        </w:rPr>
      </w:pPr>
      <w:hyperlink r:id="rId24" w:tgtFrame="_blank" w:history="1">
        <w:r w:rsidR="00CD40B1" w:rsidRPr="00CD40B1">
          <w:rPr>
            <w:rFonts w:ascii="Arial" w:eastAsia="Times New Roman" w:hAnsi="Arial" w:cs="Arial"/>
            <w:color w:val="0791E6"/>
            <w:sz w:val="24"/>
            <w:szCs w:val="24"/>
            <w:u w:val="single"/>
            <w:lang w:val="es-ES"/>
          </w:rPr>
          <w:t>https://www.w3schools.com/css/css3_transitions.asp</w:t>
        </w:r>
      </w:hyperlink>
      <w:r w:rsidR="00CD40B1" w:rsidRPr="00CD40B1">
        <w:rPr>
          <w:rFonts w:ascii="Arial" w:eastAsia="Times New Roman" w:hAnsi="Arial" w:cs="Arial"/>
          <w:color w:val="273B47"/>
          <w:sz w:val="24"/>
          <w:szCs w:val="24"/>
          <w:lang w:val="es-ES"/>
        </w:rPr>
        <w:t>.</w:t>
      </w:r>
    </w:p>
    <w:p w:rsidR="00CD40B1" w:rsidRPr="00127F1B" w:rsidRDefault="004A640A" w:rsidP="00CD40B1">
      <w:pPr>
        <w:numPr>
          <w:ilvl w:val="0"/>
          <w:numId w:val="7"/>
        </w:numPr>
        <w:spacing w:after="0" w:line="384" w:lineRule="atLeast"/>
        <w:ind w:left="240"/>
        <w:rPr>
          <w:rFonts w:ascii="Arial" w:eastAsia="Times New Roman" w:hAnsi="Arial" w:cs="Arial"/>
          <w:color w:val="273B47"/>
          <w:sz w:val="24"/>
          <w:szCs w:val="24"/>
          <w:lang w:val="es-ES"/>
        </w:rPr>
      </w:pPr>
      <w:hyperlink r:id="rId25" w:tgtFrame="_blank" w:history="1">
        <w:r w:rsidR="00CD40B1" w:rsidRPr="00127F1B">
          <w:rPr>
            <w:rFonts w:ascii="Arial" w:eastAsia="Times New Roman" w:hAnsi="Arial" w:cs="Arial"/>
            <w:color w:val="0791E6"/>
            <w:sz w:val="24"/>
            <w:szCs w:val="24"/>
            <w:u w:val="single"/>
            <w:lang w:val="es-ES"/>
          </w:rPr>
          <w:t>https://developer.mozilla.org/en-US/docs/Web/CSS/CSS_Transitions/Using_CSS_transitions</w:t>
        </w:r>
      </w:hyperlink>
    </w:p>
    <w:p w:rsidR="00CD40B1" w:rsidRPr="00127F1B" w:rsidRDefault="004A640A" w:rsidP="00CD40B1">
      <w:pPr>
        <w:numPr>
          <w:ilvl w:val="0"/>
          <w:numId w:val="7"/>
        </w:numPr>
        <w:spacing w:after="0" w:line="384" w:lineRule="atLeast"/>
        <w:ind w:left="240"/>
        <w:rPr>
          <w:rFonts w:ascii="Arial" w:eastAsia="Times New Roman" w:hAnsi="Arial" w:cs="Arial"/>
          <w:color w:val="273B47"/>
          <w:sz w:val="24"/>
          <w:szCs w:val="24"/>
          <w:lang w:val="es-ES"/>
        </w:rPr>
      </w:pPr>
      <w:hyperlink r:id="rId26" w:tgtFrame="_blank" w:history="1">
        <w:r w:rsidR="00CD40B1" w:rsidRPr="00127F1B">
          <w:rPr>
            <w:rFonts w:ascii="Arial" w:eastAsia="Times New Roman" w:hAnsi="Arial" w:cs="Arial"/>
            <w:color w:val="0791E6"/>
            <w:sz w:val="24"/>
            <w:szCs w:val="24"/>
            <w:u w:val="single"/>
            <w:lang w:val="es-ES"/>
          </w:rPr>
          <w:t>https://css-tricks.com/almanac/properties/t/transition/</w:t>
        </w:r>
      </w:hyperlink>
    </w:p>
    <w:p w:rsidR="00CD40B1" w:rsidRPr="00CD40B1" w:rsidRDefault="00CD40B1" w:rsidP="00CD40B1">
      <w:pPr>
        <w:spacing w:after="0" w:line="384" w:lineRule="atLeast"/>
        <w:rPr>
          <w:rFonts w:ascii="Arial" w:eastAsia="Times New Roman" w:hAnsi="Arial" w:cs="Arial"/>
          <w:color w:val="273B47"/>
          <w:sz w:val="24"/>
          <w:szCs w:val="24"/>
          <w:lang w:val="es-ES"/>
        </w:rPr>
      </w:pPr>
      <w:proofErr w:type="spellStart"/>
      <w:r w:rsidRPr="00CD40B1">
        <w:rPr>
          <w:rFonts w:ascii="Arial" w:eastAsia="Times New Roman" w:hAnsi="Arial" w:cs="Arial"/>
          <w:b/>
          <w:bCs/>
          <w:color w:val="273B47"/>
          <w:sz w:val="24"/>
          <w:szCs w:val="24"/>
          <w:lang w:val="es-ES"/>
        </w:rPr>
        <w:t>animation</w:t>
      </w:r>
      <w:proofErr w:type="spellEnd"/>
      <w:r w:rsidRPr="00CD40B1">
        <w:rPr>
          <w:rFonts w:ascii="Arial" w:eastAsia="Times New Roman" w:hAnsi="Arial" w:cs="Arial"/>
          <w:color w:val="273B47"/>
          <w:sz w:val="24"/>
          <w:szCs w:val="24"/>
          <w:lang w:val="es-ES"/>
        </w:rPr>
        <w:t>: Esta propiedad permite que animemos nuestros elementos.</w:t>
      </w:r>
    </w:p>
    <w:p w:rsidR="00CD40B1" w:rsidRPr="00CD40B1" w:rsidRDefault="00CD40B1" w:rsidP="00CD40B1">
      <w:pPr>
        <w:spacing w:before="240" w:after="24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Te comparto la siguiente documentación para que puedas visualizar las propiedades y valores que puedes utilizar:</w:t>
      </w:r>
    </w:p>
    <w:p w:rsidR="00CD40B1" w:rsidRPr="00127F1B" w:rsidRDefault="004A640A" w:rsidP="00CD40B1">
      <w:pPr>
        <w:numPr>
          <w:ilvl w:val="0"/>
          <w:numId w:val="8"/>
        </w:numPr>
        <w:spacing w:after="0" w:line="384" w:lineRule="atLeast"/>
        <w:ind w:left="240"/>
        <w:rPr>
          <w:rFonts w:ascii="Arial" w:eastAsia="Times New Roman" w:hAnsi="Arial" w:cs="Arial"/>
          <w:color w:val="273B47"/>
          <w:sz w:val="24"/>
          <w:szCs w:val="24"/>
          <w:lang w:val="es-ES"/>
        </w:rPr>
      </w:pPr>
      <w:hyperlink r:id="rId27" w:tgtFrame="_blank" w:history="1">
        <w:r w:rsidR="00CD40B1" w:rsidRPr="00127F1B">
          <w:rPr>
            <w:rFonts w:ascii="Arial" w:eastAsia="Times New Roman" w:hAnsi="Arial" w:cs="Arial"/>
            <w:color w:val="0791E6"/>
            <w:sz w:val="24"/>
            <w:szCs w:val="24"/>
            <w:u w:val="single"/>
            <w:lang w:val="es-ES"/>
          </w:rPr>
          <w:t>https://www.w3schools.com/css/css3_animations.asp</w:t>
        </w:r>
      </w:hyperlink>
    </w:p>
    <w:p w:rsidR="00CD40B1" w:rsidRPr="00127F1B" w:rsidRDefault="004A640A" w:rsidP="00CD40B1">
      <w:pPr>
        <w:numPr>
          <w:ilvl w:val="0"/>
          <w:numId w:val="8"/>
        </w:numPr>
        <w:spacing w:after="0" w:line="384" w:lineRule="atLeast"/>
        <w:ind w:left="240"/>
        <w:rPr>
          <w:rFonts w:ascii="Arial" w:eastAsia="Times New Roman" w:hAnsi="Arial" w:cs="Arial"/>
          <w:color w:val="273B47"/>
          <w:sz w:val="24"/>
          <w:szCs w:val="24"/>
          <w:lang w:val="es-ES"/>
        </w:rPr>
      </w:pPr>
      <w:hyperlink r:id="rId28" w:tgtFrame="_blank" w:history="1">
        <w:r w:rsidR="00CD40B1" w:rsidRPr="00127F1B">
          <w:rPr>
            <w:rFonts w:ascii="Arial" w:eastAsia="Times New Roman" w:hAnsi="Arial" w:cs="Arial"/>
            <w:color w:val="0791E6"/>
            <w:sz w:val="24"/>
            <w:szCs w:val="24"/>
            <w:u w:val="single"/>
            <w:lang w:val="es-ES"/>
          </w:rPr>
          <w:t>https://developer.mozilla.org/en-US/docs/Web/CSS/CSS_Animations/Using_CSS_animations</w:t>
        </w:r>
      </w:hyperlink>
    </w:p>
    <w:p w:rsidR="00CD40B1" w:rsidRPr="00127F1B" w:rsidRDefault="004A640A" w:rsidP="00CD40B1">
      <w:pPr>
        <w:numPr>
          <w:ilvl w:val="0"/>
          <w:numId w:val="8"/>
        </w:numPr>
        <w:spacing w:line="384" w:lineRule="atLeast"/>
        <w:ind w:left="240"/>
        <w:rPr>
          <w:rFonts w:ascii="Arial" w:eastAsia="Times New Roman" w:hAnsi="Arial" w:cs="Arial"/>
          <w:color w:val="273B47"/>
          <w:sz w:val="24"/>
          <w:szCs w:val="24"/>
          <w:lang w:val="es-ES"/>
        </w:rPr>
      </w:pPr>
      <w:hyperlink r:id="rId29" w:tgtFrame="_blank" w:history="1">
        <w:r w:rsidR="00CD40B1" w:rsidRPr="00127F1B">
          <w:rPr>
            <w:rFonts w:ascii="Arial" w:eastAsia="Times New Roman" w:hAnsi="Arial" w:cs="Arial"/>
            <w:color w:val="0791E6"/>
            <w:sz w:val="24"/>
            <w:szCs w:val="24"/>
            <w:u w:val="single"/>
            <w:lang w:val="es-ES"/>
          </w:rPr>
          <w:t>https://css-tricks.com/almanac/properties/a/animation/</w:t>
        </w:r>
      </w:hyperlink>
    </w:p>
    <w:p w:rsidR="00CD40B1" w:rsidRPr="00127F1B" w:rsidRDefault="00CD40B1" w:rsidP="00CD40B1">
      <w:pPr>
        <w:spacing w:before="240" w:after="240" w:line="384" w:lineRule="atLeast"/>
        <w:rPr>
          <w:rFonts w:ascii="Times New Roman" w:eastAsia="Times New Roman" w:hAnsi="Times New Roman" w:cs="Times New Roman"/>
          <w:sz w:val="24"/>
          <w:szCs w:val="24"/>
          <w:lang w:val="es-ES"/>
        </w:rPr>
      </w:pPr>
    </w:p>
    <w:p w:rsidR="00CD40B1" w:rsidRPr="00CD40B1" w:rsidRDefault="00CD40B1" w:rsidP="00CD40B1">
      <w:pPr>
        <w:shd w:val="clear" w:color="auto" w:fill="F6F6F6"/>
        <w:spacing w:after="0" w:line="240" w:lineRule="auto"/>
        <w:outlineLvl w:val="0"/>
        <w:rPr>
          <w:rFonts w:ascii="cooper_hewittmedium" w:eastAsia="Times New Roman" w:hAnsi="cooper_hewittmedium" w:cs="Arial"/>
          <w:b/>
          <w:bCs/>
          <w:color w:val="273B47"/>
          <w:kern w:val="36"/>
          <w:sz w:val="54"/>
          <w:szCs w:val="54"/>
          <w:lang w:val="es-ES"/>
        </w:rPr>
      </w:pPr>
      <w:r w:rsidRPr="00CD40B1">
        <w:rPr>
          <w:rFonts w:ascii="cooper_hewittmedium" w:eastAsia="Times New Roman" w:hAnsi="cooper_hewittmedium" w:cs="Arial"/>
          <w:b/>
          <w:bCs/>
          <w:color w:val="273B47"/>
          <w:kern w:val="36"/>
          <w:sz w:val="54"/>
          <w:szCs w:val="54"/>
          <w:lang w:val="es-ES"/>
        </w:rPr>
        <w:t>Posicionamiento en CSS</w:t>
      </w:r>
    </w:p>
    <w:p w:rsidR="00CD40B1" w:rsidRPr="00CD40B1" w:rsidRDefault="00CD40B1" w:rsidP="00CD40B1">
      <w:pPr>
        <w:spacing w:before="240" w:after="24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El posicionamiento en CSS es una de las cosas más importantes, pues establece cómo van a estar ubicados nuestros elementos en la pantalla.</w:t>
      </w:r>
    </w:p>
    <w:p w:rsidR="00CD40B1" w:rsidRPr="00CD40B1" w:rsidRDefault="00CD40B1" w:rsidP="00CD40B1">
      <w:pPr>
        <w:spacing w:before="240" w:after="24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 xml:space="preserve">En CSS los elementos se posicionan utilizando las propiedades top (superior), </w:t>
      </w:r>
      <w:proofErr w:type="spellStart"/>
      <w:r w:rsidRPr="00CD40B1">
        <w:rPr>
          <w:rFonts w:ascii="Arial" w:eastAsia="Times New Roman" w:hAnsi="Arial" w:cs="Arial"/>
          <w:color w:val="273B47"/>
          <w:sz w:val="24"/>
          <w:szCs w:val="24"/>
          <w:lang w:val="es-ES"/>
        </w:rPr>
        <w:t>bottom</w:t>
      </w:r>
      <w:proofErr w:type="spellEnd"/>
      <w:r w:rsidRPr="00CD40B1">
        <w:rPr>
          <w:rFonts w:ascii="Arial" w:eastAsia="Times New Roman" w:hAnsi="Arial" w:cs="Arial"/>
          <w:color w:val="273B47"/>
          <w:sz w:val="24"/>
          <w:szCs w:val="24"/>
          <w:lang w:val="es-ES"/>
        </w:rPr>
        <w:t xml:space="preserve"> (inferior), </w:t>
      </w:r>
      <w:proofErr w:type="spellStart"/>
      <w:r w:rsidRPr="00CD40B1">
        <w:rPr>
          <w:rFonts w:ascii="Arial" w:eastAsia="Times New Roman" w:hAnsi="Arial" w:cs="Arial"/>
          <w:color w:val="273B47"/>
          <w:sz w:val="24"/>
          <w:szCs w:val="24"/>
          <w:lang w:val="es-ES"/>
        </w:rPr>
        <w:t>left</w:t>
      </w:r>
      <w:proofErr w:type="spellEnd"/>
      <w:r w:rsidRPr="00CD40B1">
        <w:rPr>
          <w:rFonts w:ascii="Arial" w:eastAsia="Times New Roman" w:hAnsi="Arial" w:cs="Arial"/>
          <w:color w:val="273B47"/>
          <w:sz w:val="24"/>
          <w:szCs w:val="24"/>
          <w:lang w:val="es-ES"/>
        </w:rPr>
        <w:t xml:space="preserve"> (izquierda) y </w:t>
      </w:r>
      <w:proofErr w:type="spellStart"/>
      <w:r w:rsidRPr="00CD40B1">
        <w:rPr>
          <w:rFonts w:ascii="Arial" w:eastAsia="Times New Roman" w:hAnsi="Arial" w:cs="Arial"/>
          <w:color w:val="273B47"/>
          <w:sz w:val="24"/>
          <w:szCs w:val="24"/>
          <w:lang w:val="es-ES"/>
        </w:rPr>
        <w:t>right</w:t>
      </w:r>
      <w:proofErr w:type="spellEnd"/>
      <w:r w:rsidRPr="00CD40B1">
        <w:rPr>
          <w:rFonts w:ascii="Arial" w:eastAsia="Times New Roman" w:hAnsi="Arial" w:cs="Arial"/>
          <w:color w:val="273B47"/>
          <w:sz w:val="24"/>
          <w:szCs w:val="24"/>
          <w:lang w:val="es-ES"/>
        </w:rPr>
        <w:t xml:space="preserve"> (derecha), pero sólo funcionarán si la propiedad position está establecida. Esto quiere decir </w:t>
      </w:r>
      <w:proofErr w:type="gramStart"/>
      <w:r w:rsidRPr="00CD40B1">
        <w:rPr>
          <w:rFonts w:ascii="Arial" w:eastAsia="Times New Roman" w:hAnsi="Arial" w:cs="Arial"/>
          <w:color w:val="273B47"/>
          <w:sz w:val="24"/>
          <w:szCs w:val="24"/>
          <w:lang w:val="es-ES"/>
        </w:rPr>
        <w:t>que</w:t>
      </w:r>
      <w:proofErr w:type="gramEnd"/>
      <w:r w:rsidRPr="00CD40B1">
        <w:rPr>
          <w:rFonts w:ascii="Arial" w:eastAsia="Times New Roman" w:hAnsi="Arial" w:cs="Arial"/>
          <w:color w:val="273B47"/>
          <w:sz w:val="24"/>
          <w:szCs w:val="24"/>
          <w:lang w:val="es-ES"/>
        </w:rPr>
        <w:t xml:space="preserve"> si quiero que mi elemento div esté completamente a la derecha, debo escribir en mi CSS lo siguiente:</w:t>
      </w:r>
    </w:p>
    <w:p w:rsidR="00CD40B1" w:rsidRPr="00CD40B1" w:rsidRDefault="00CD40B1" w:rsidP="00CD40B1">
      <w:pPr>
        <w:spacing w:after="0" w:line="384" w:lineRule="atLeast"/>
        <w:rPr>
          <w:rFonts w:ascii="Arial" w:eastAsia="Times New Roman" w:hAnsi="Arial" w:cs="Arial"/>
          <w:color w:val="273B47"/>
          <w:sz w:val="24"/>
          <w:szCs w:val="24"/>
        </w:rPr>
      </w:pPr>
      <w:r w:rsidRPr="00CD40B1">
        <w:rPr>
          <w:rFonts w:ascii="Consolas" w:eastAsia="Times New Roman" w:hAnsi="Consolas" w:cs="Courier New"/>
          <w:color w:val="273B47"/>
          <w:sz w:val="20"/>
          <w:szCs w:val="20"/>
        </w:rPr>
        <w:t xml:space="preserve">div </w:t>
      </w:r>
      <w:proofErr w:type="gramStart"/>
      <w:r w:rsidRPr="00CD40B1">
        <w:rPr>
          <w:rFonts w:ascii="Consolas" w:eastAsia="Times New Roman" w:hAnsi="Consolas" w:cs="Courier New"/>
          <w:color w:val="273B47"/>
          <w:sz w:val="20"/>
          <w:szCs w:val="20"/>
        </w:rPr>
        <w:t>{ position</w:t>
      </w:r>
      <w:proofErr w:type="gramEnd"/>
      <w:r w:rsidRPr="00CD40B1">
        <w:rPr>
          <w:rFonts w:ascii="Consolas" w:eastAsia="Times New Roman" w:hAnsi="Consolas" w:cs="Courier New"/>
          <w:color w:val="273B47"/>
          <w:sz w:val="20"/>
          <w:szCs w:val="20"/>
        </w:rPr>
        <w:t>: absolute: right: 0px; }</w:t>
      </w:r>
    </w:p>
    <w:p w:rsidR="00CD40B1" w:rsidRPr="00CD40B1" w:rsidRDefault="00CD40B1" w:rsidP="00CD40B1">
      <w:pPr>
        <w:spacing w:after="0" w:line="384" w:lineRule="atLeast"/>
        <w:rPr>
          <w:rFonts w:ascii="Arial" w:eastAsia="Times New Roman" w:hAnsi="Arial" w:cs="Arial"/>
          <w:color w:val="273B47"/>
          <w:sz w:val="24"/>
          <w:szCs w:val="24"/>
          <w:lang w:val="es-ES"/>
        </w:rPr>
      </w:pPr>
      <w:r w:rsidRPr="00CD40B1">
        <w:rPr>
          <w:rFonts w:ascii="Arial" w:eastAsia="Times New Roman" w:hAnsi="Arial" w:cs="Arial"/>
          <w:color w:val="273B47"/>
          <w:sz w:val="24"/>
          <w:szCs w:val="24"/>
          <w:lang w:val="es-ES"/>
        </w:rPr>
        <w:t>La propiedad </w:t>
      </w:r>
      <w:r w:rsidRPr="00CD40B1">
        <w:rPr>
          <w:rFonts w:ascii="Arial" w:eastAsia="Times New Roman" w:hAnsi="Arial" w:cs="Arial"/>
          <w:b/>
          <w:bCs/>
          <w:color w:val="273B47"/>
          <w:sz w:val="24"/>
          <w:szCs w:val="24"/>
          <w:lang w:val="es-ES"/>
        </w:rPr>
        <w:t>position</w:t>
      </w:r>
      <w:r w:rsidRPr="00CD40B1">
        <w:rPr>
          <w:rFonts w:ascii="Arial" w:eastAsia="Times New Roman" w:hAnsi="Arial" w:cs="Arial"/>
          <w:color w:val="273B47"/>
          <w:sz w:val="24"/>
          <w:szCs w:val="24"/>
          <w:lang w:val="es-ES"/>
        </w:rPr>
        <w:t xml:space="preserve"> tiene 7 valores diferentes: </w:t>
      </w:r>
      <w:proofErr w:type="spellStart"/>
      <w:r w:rsidRPr="00CD40B1">
        <w:rPr>
          <w:rFonts w:ascii="Arial" w:eastAsia="Times New Roman" w:hAnsi="Arial" w:cs="Arial"/>
          <w:color w:val="273B47"/>
          <w:sz w:val="24"/>
          <w:szCs w:val="24"/>
          <w:lang w:val="es-ES"/>
        </w:rPr>
        <w:t>relative</w:t>
      </w:r>
      <w:proofErr w:type="spellEnd"/>
      <w:r w:rsidRPr="00CD40B1">
        <w:rPr>
          <w:rFonts w:ascii="Arial" w:eastAsia="Times New Roman" w:hAnsi="Arial" w:cs="Arial"/>
          <w:color w:val="273B47"/>
          <w:sz w:val="24"/>
          <w:szCs w:val="24"/>
          <w:lang w:val="es-ES"/>
        </w:rPr>
        <w:t xml:space="preserve">, </w:t>
      </w:r>
      <w:proofErr w:type="spellStart"/>
      <w:r w:rsidRPr="00CD40B1">
        <w:rPr>
          <w:rFonts w:ascii="Arial" w:eastAsia="Times New Roman" w:hAnsi="Arial" w:cs="Arial"/>
          <w:color w:val="273B47"/>
          <w:sz w:val="24"/>
          <w:szCs w:val="24"/>
          <w:lang w:val="es-ES"/>
        </w:rPr>
        <w:t>absolute</w:t>
      </w:r>
      <w:proofErr w:type="spellEnd"/>
      <w:r w:rsidRPr="00CD40B1">
        <w:rPr>
          <w:rFonts w:ascii="Arial" w:eastAsia="Times New Roman" w:hAnsi="Arial" w:cs="Arial"/>
          <w:color w:val="273B47"/>
          <w:sz w:val="24"/>
          <w:szCs w:val="24"/>
          <w:lang w:val="es-ES"/>
        </w:rPr>
        <w:t xml:space="preserve">, </w:t>
      </w:r>
      <w:proofErr w:type="spellStart"/>
      <w:r w:rsidRPr="00CD40B1">
        <w:rPr>
          <w:rFonts w:ascii="Arial" w:eastAsia="Times New Roman" w:hAnsi="Arial" w:cs="Arial"/>
          <w:color w:val="273B47"/>
          <w:sz w:val="24"/>
          <w:szCs w:val="24"/>
          <w:lang w:val="es-ES"/>
        </w:rPr>
        <w:t>fixed</w:t>
      </w:r>
      <w:proofErr w:type="spellEnd"/>
      <w:r w:rsidRPr="00CD40B1">
        <w:rPr>
          <w:rFonts w:ascii="Arial" w:eastAsia="Times New Roman" w:hAnsi="Arial" w:cs="Arial"/>
          <w:color w:val="273B47"/>
          <w:sz w:val="24"/>
          <w:szCs w:val="24"/>
          <w:lang w:val="es-ES"/>
        </w:rPr>
        <w:t xml:space="preserve">, </w:t>
      </w:r>
      <w:proofErr w:type="spellStart"/>
      <w:r w:rsidRPr="00CD40B1">
        <w:rPr>
          <w:rFonts w:ascii="Arial" w:eastAsia="Times New Roman" w:hAnsi="Arial" w:cs="Arial"/>
          <w:color w:val="273B47"/>
          <w:sz w:val="24"/>
          <w:szCs w:val="24"/>
          <w:lang w:val="es-ES"/>
        </w:rPr>
        <w:t>sticky</w:t>
      </w:r>
      <w:proofErr w:type="spellEnd"/>
      <w:r w:rsidRPr="00CD40B1">
        <w:rPr>
          <w:rFonts w:ascii="Arial" w:eastAsia="Times New Roman" w:hAnsi="Arial" w:cs="Arial"/>
          <w:color w:val="273B47"/>
          <w:sz w:val="24"/>
          <w:szCs w:val="24"/>
          <w:lang w:val="es-ES"/>
        </w:rPr>
        <w:t xml:space="preserve">, </w:t>
      </w:r>
      <w:proofErr w:type="spellStart"/>
      <w:r w:rsidRPr="00CD40B1">
        <w:rPr>
          <w:rFonts w:ascii="Arial" w:eastAsia="Times New Roman" w:hAnsi="Arial" w:cs="Arial"/>
          <w:color w:val="273B47"/>
          <w:sz w:val="24"/>
          <w:szCs w:val="24"/>
          <w:lang w:val="es-ES"/>
        </w:rPr>
        <w:t>static</w:t>
      </w:r>
      <w:proofErr w:type="spellEnd"/>
      <w:r w:rsidRPr="00CD40B1">
        <w:rPr>
          <w:rFonts w:ascii="Arial" w:eastAsia="Times New Roman" w:hAnsi="Arial" w:cs="Arial"/>
          <w:color w:val="273B47"/>
          <w:sz w:val="24"/>
          <w:szCs w:val="24"/>
          <w:lang w:val="es-ES"/>
        </w:rPr>
        <w:t xml:space="preserve">, </w:t>
      </w:r>
      <w:proofErr w:type="spellStart"/>
      <w:r w:rsidRPr="00CD40B1">
        <w:rPr>
          <w:rFonts w:ascii="Arial" w:eastAsia="Times New Roman" w:hAnsi="Arial" w:cs="Arial"/>
          <w:color w:val="273B47"/>
          <w:sz w:val="24"/>
          <w:szCs w:val="24"/>
          <w:lang w:val="es-ES"/>
        </w:rPr>
        <w:t>initial</w:t>
      </w:r>
      <w:proofErr w:type="spellEnd"/>
      <w:r w:rsidRPr="00CD40B1">
        <w:rPr>
          <w:rFonts w:ascii="Arial" w:eastAsia="Times New Roman" w:hAnsi="Arial" w:cs="Arial"/>
          <w:color w:val="273B47"/>
          <w:sz w:val="24"/>
          <w:szCs w:val="24"/>
          <w:lang w:val="es-ES"/>
        </w:rPr>
        <w:t xml:space="preserve"> e </w:t>
      </w:r>
      <w:proofErr w:type="spellStart"/>
      <w:r w:rsidRPr="00CD40B1">
        <w:rPr>
          <w:rFonts w:ascii="Arial" w:eastAsia="Times New Roman" w:hAnsi="Arial" w:cs="Arial"/>
          <w:color w:val="273B47"/>
          <w:sz w:val="24"/>
          <w:szCs w:val="24"/>
          <w:lang w:val="es-ES"/>
        </w:rPr>
        <w:t>inherit</w:t>
      </w:r>
      <w:proofErr w:type="spellEnd"/>
      <w:r w:rsidRPr="00CD40B1">
        <w:rPr>
          <w:rFonts w:ascii="Arial" w:eastAsia="Times New Roman" w:hAnsi="Arial" w:cs="Arial"/>
          <w:color w:val="273B47"/>
          <w:sz w:val="24"/>
          <w:szCs w:val="24"/>
          <w:lang w:val="es-ES"/>
        </w:rPr>
        <w:t>. Veremos de qué se tratan:</w:t>
      </w:r>
    </w:p>
    <w:p w:rsidR="00CD40B1" w:rsidRPr="00CD40B1" w:rsidRDefault="00CD40B1" w:rsidP="00CD40B1">
      <w:pPr>
        <w:spacing w:line="384" w:lineRule="atLeast"/>
        <w:rPr>
          <w:rFonts w:ascii="Arial" w:eastAsia="Times New Roman" w:hAnsi="Arial" w:cs="Arial"/>
          <w:color w:val="273B47"/>
          <w:sz w:val="24"/>
          <w:szCs w:val="24"/>
        </w:rPr>
      </w:pPr>
      <w:r w:rsidRPr="00CD40B1">
        <w:rPr>
          <w:rFonts w:ascii="Arial" w:eastAsia="Times New Roman" w:hAnsi="Arial" w:cs="Arial"/>
          <w:noProof/>
          <w:color w:val="273B47"/>
          <w:sz w:val="24"/>
          <w:szCs w:val="24"/>
        </w:rPr>
        <w:drawing>
          <wp:inline distT="0" distB="0" distL="0" distR="0">
            <wp:extent cx="3478628" cy="3600000"/>
            <wp:effectExtent l="0" t="0" r="7620" b="635"/>
            <wp:docPr id="14" name="Imagen 14" descr="Posicionamiento en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icionamiento en C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8628" cy="3600000"/>
                    </a:xfrm>
                    <a:prstGeom prst="rect">
                      <a:avLst/>
                    </a:prstGeom>
                    <a:noFill/>
                    <a:ln>
                      <a:noFill/>
                    </a:ln>
                  </pic:spPr>
                </pic:pic>
              </a:graphicData>
            </a:graphic>
          </wp:inline>
        </w:drawing>
      </w:r>
    </w:p>
    <w:p w:rsidR="00A50810" w:rsidRDefault="00A50810" w:rsidP="00E46FBA"/>
    <w:p w:rsidR="00201FAC" w:rsidRPr="00201FAC" w:rsidRDefault="00201FAC" w:rsidP="00201FAC">
      <w:pPr>
        <w:shd w:val="clear" w:color="auto" w:fill="FFFFFF"/>
        <w:spacing w:after="0" w:line="240" w:lineRule="auto"/>
        <w:rPr>
          <w:rFonts w:ascii="Arial" w:eastAsia="Times New Roman" w:hAnsi="Arial" w:cs="Arial"/>
          <w:color w:val="4A4A4A"/>
          <w:sz w:val="24"/>
          <w:szCs w:val="24"/>
          <w:lang w:val="es-ES"/>
        </w:rPr>
      </w:pPr>
      <w:r w:rsidRPr="00201FAC">
        <w:rPr>
          <w:rFonts w:ascii="Arial" w:eastAsia="Times New Roman" w:hAnsi="Arial" w:cs="Arial"/>
          <w:color w:val="4A4A4A"/>
          <w:sz w:val="24"/>
          <w:szCs w:val="24"/>
          <w:lang w:val="es-ES"/>
        </w:rPr>
        <w:t>Un resumen de la clase.</w:t>
      </w:r>
    </w:p>
    <w:p w:rsidR="00201FAC" w:rsidRPr="00201FAC" w:rsidRDefault="00201FAC" w:rsidP="00201FAC">
      <w:pPr>
        <w:shd w:val="clear" w:color="auto" w:fill="FFFFFF"/>
        <w:spacing w:after="0" w:line="240" w:lineRule="auto"/>
        <w:rPr>
          <w:rFonts w:ascii="Arial" w:eastAsia="Times New Roman" w:hAnsi="Arial" w:cs="Arial"/>
          <w:color w:val="4A4A4A"/>
          <w:sz w:val="24"/>
          <w:szCs w:val="24"/>
        </w:rPr>
      </w:pPr>
      <w:r w:rsidRPr="00201FAC">
        <w:rPr>
          <w:rFonts w:ascii="Arial" w:eastAsia="Times New Roman" w:hAnsi="Arial" w:cs="Arial"/>
          <w:color w:val="4A4A4A"/>
          <w:sz w:val="24"/>
          <w:szCs w:val="24"/>
        </w:rPr>
        <w:t>L</w:t>
      </w:r>
      <w:ins w:id="0" w:author="Unknown">
        <w:r w:rsidRPr="00201FAC">
          <w:rPr>
            <w:rFonts w:ascii="Arial" w:eastAsia="Times New Roman" w:hAnsi="Arial" w:cs="Arial"/>
            <w:color w:val="4A4A4A"/>
            <w:sz w:val="24"/>
            <w:szCs w:val="24"/>
          </w:rPr>
          <w:t xml:space="preserve">os </w:t>
        </w:r>
        <w:proofErr w:type="spellStart"/>
        <w:r w:rsidRPr="00201FAC">
          <w:rPr>
            <w:rFonts w:ascii="Arial" w:eastAsia="Times New Roman" w:hAnsi="Arial" w:cs="Arial"/>
            <w:color w:val="4A4A4A"/>
            <w:sz w:val="24"/>
            <w:szCs w:val="24"/>
          </w:rPr>
          <w:t>objetivos</w:t>
        </w:r>
        <w:proofErr w:type="spellEnd"/>
        <w:r w:rsidRPr="00201FAC">
          <w:rPr>
            <w:rFonts w:ascii="Arial" w:eastAsia="Times New Roman" w:hAnsi="Arial" w:cs="Arial"/>
            <w:color w:val="4A4A4A"/>
            <w:sz w:val="24"/>
            <w:szCs w:val="24"/>
          </w:rPr>
          <w:t xml:space="preserve"> son</w:t>
        </w:r>
      </w:ins>
      <w:r w:rsidRPr="00201FAC">
        <w:rPr>
          <w:rFonts w:ascii="Arial" w:eastAsia="Times New Roman" w:hAnsi="Arial" w:cs="Arial"/>
          <w:color w:val="4A4A4A"/>
          <w:sz w:val="24"/>
          <w:szCs w:val="24"/>
        </w:rPr>
        <w:t>:</w:t>
      </w:r>
    </w:p>
    <w:p w:rsidR="00201FAC" w:rsidRPr="00201FAC" w:rsidRDefault="00201FAC" w:rsidP="00201FAC">
      <w:pPr>
        <w:numPr>
          <w:ilvl w:val="0"/>
          <w:numId w:val="9"/>
        </w:numPr>
        <w:shd w:val="clear" w:color="auto" w:fill="FFFFFF"/>
        <w:spacing w:after="0" w:line="240" w:lineRule="auto"/>
        <w:ind w:left="0"/>
        <w:rPr>
          <w:rFonts w:ascii="Arial" w:eastAsia="Times New Roman" w:hAnsi="Arial" w:cs="Arial"/>
          <w:color w:val="4A4A4A"/>
          <w:sz w:val="24"/>
          <w:szCs w:val="24"/>
        </w:rPr>
      </w:pPr>
      <w:proofErr w:type="spellStart"/>
      <w:r w:rsidRPr="00201FAC">
        <w:rPr>
          <w:rFonts w:ascii="Arial" w:eastAsia="Times New Roman" w:hAnsi="Arial" w:cs="Arial"/>
          <w:b/>
          <w:bCs/>
          <w:color w:val="4A4A4A"/>
          <w:sz w:val="24"/>
          <w:szCs w:val="24"/>
        </w:rPr>
        <w:t>Predecible</w:t>
      </w:r>
      <w:proofErr w:type="spellEnd"/>
      <w:r w:rsidRPr="00201FAC">
        <w:rPr>
          <w:rFonts w:ascii="Arial" w:eastAsia="Times New Roman" w:hAnsi="Arial" w:cs="Arial"/>
          <w:color w:val="4A4A4A"/>
          <w:sz w:val="24"/>
          <w:szCs w:val="24"/>
        </w:rPr>
        <w:t xml:space="preserve"> &gt; </w:t>
      </w:r>
      <w:proofErr w:type="spellStart"/>
      <w:r w:rsidRPr="00201FAC">
        <w:rPr>
          <w:rFonts w:ascii="Arial" w:eastAsia="Times New Roman" w:hAnsi="Arial" w:cs="Arial"/>
          <w:color w:val="4A4A4A"/>
          <w:sz w:val="24"/>
          <w:szCs w:val="24"/>
        </w:rPr>
        <w:t>Escribir</w:t>
      </w:r>
      <w:proofErr w:type="spellEnd"/>
      <w:r w:rsidRPr="00201FAC">
        <w:rPr>
          <w:rFonts w:ascii="Arial" w:eastAsia="Times New Roman" w:hAnsi="Arial" w:cs="Arial"/>
          <w:color w:val="4A4A4A"/>
          <w:sz w:val="24"/>
          <w:szCs w:val="24"/>
        </w:rPr>
        <w:t xml:space="preserve"> </w:t>
      </w:r>
      <w:proofErr w:type="spellStart"/>
      <w:r w:rsidRPr="00201FAC">
        <w:rPr>
          <w:rFonts w:ascii="Arial" w:eastAsia="Times New Roman" w:hAnsi="Arial" w:cs="Arial"/>
          <w:color w:val="4A4A4A"/>
          <w:sz w:val="24"/>
          <w:szCs w:val="24"/>
        </w:rPr>
        <w:t>reglas</w:t>
      </w:r>
      <w:proofErr w:type="spellEnd"/>
      <w:r w:rsidRPr="00201FAC">
        <w:rPr>
          <w:rFonts w:ascii="Arial" w:eastAsia="Times New Roman" w:hAnsi="Arial" w:cs="Arial"/>
          <w:color w:val="4A4A4A"/>
          <w:sz w:val="24"/>
          <w:szCs w:val="24"/>
        </w:rPr>
        <w:t xml:space="preserve"> </w:t>
      </w:r>
      <w:proofErr w:type="spellStart"/>
      <w:r w:rsidRPr="00201FAC">
        <w:rPr>
          <w:rFonts w:ascii="Arial" w:eastAsia="Times New Roman" w:hAnsi="Arial" w:cs="Arial"/>
          <w:color w:val="4A4A4A"/>
          <w:sz w:val="24"/>
          <w:szCs w:val="24"/>
        </w:rPr>
        <w:t>claras</w:t>
      </w:r>
      <w:proofErr w:type="spellEnd"/>
      <w:r w:rsidRPr="00201FAC">
        <w:rPr>
          <w:rFonts w:ascii="Arial" w:eastAsia="Times New Roman" w:hAnsi="Arial" w:cs="Arial"/>
          <w:color w:val="4A4A4A"/>
          <w:sz w:val="24"/>
          <w:szCs w:val="24"/>
        </w:rPr>
        <w:t>.</w:t>
      </w:r>
    </w:p>
    <w:p w:rsidR="00201FAC" w:rsidRPr="00201FAC" w:rsidRDefault="00201FAC" w:rsidP="00201FAC">
      <w:pPr>
        <w:numPr>
          <w:ilvl w:val="0"/>
          <w:numId w:val="9"/>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b/>
          <w:bCs/>
          <w:color w:val="4A4A4A"/>
          <w:sz w:val="24"/>
          <w:szCs w:val="24"/>
          <w:lang w:val="es-ES"/>
        </w:rPr>
        <w:lastRenderedPageBreak/>
        <w:t>Reutilizable</w:t>
      </w:r>
      <w:r w:rsidRPr="00201FAC">
        <w:rPr>
          <w:rFonts w:ascii="Arial" w:eastAsia="Times New Roman" w:hAnsi="Arial" w:cs="Arial"/>
          <w:color w:val="4A4A4A"/>
          <w:sz w:val="24"/>
          <w:szCs w:val="24"/>
          <w:lang w:val="es-ES"/>
        </w:rPr>
        <w:t xml:space="preserve"> &gt; No escribir </w:t>
      </w:r>
      <w:proofErr w:type="spellStart"/>
      <w:r w:rsidRPr="00201FAC">
        <w:rPr>
          <w:rFonts w:ascii="Arial" w:eastAsia="Times New Roman" w:hAnsi="Arial" w:cs="Arial"/>
          <w:color w:val="4A4A4A"/>
          <w:sz w:val="24"/>
          <w:szCs w:val="24"/>
          <w:lang w:val="es-ES"/>
        </w:rPr>
        <w:t>codigo</w:t>
      </w:r>
      <w:proofErr w:type="spellEnd"/>
      <w:r w:rsidRPr="00201FAC">
        <w:rPr>
          <w:rFonts w:ascii="Arial" w:eastAsia="Times New Roman" w:hAnsi="Arial" w:cs="Arial"/>
          <w:color w:val="4A4A4A"/>
          <w:sz w:val="24"/>
          <w:szCs w:val="24"/>
          <w:lang w:val="es-ES"/>
        </w:rPr>
        <w:t xml:space="preserve"> redundante.</w:t>
      </w:r>
    </w:p>
    <w:p w:rsidR="00201FAC" w:rsidRPr="00201FAC" w:rsidRDefault="00201FAC" w:rsidP="00201FAC">
      <w:pPr>
        <w:numPr>
          <w:ilvl w:val="0"/>
          <w:numId w:val="9"/>
        </w:numPr>
        <w:shd w:val="clear" w:color="auto" w:fill="FFFFFF"/>
        <w:spacing w:after="0" w:line="240" w:lineRule="auto"/>
        <w:ind w:left="0"/>
        <w:rPr>
          <w:rFonts w:ascii="Arial" w:eastAsia="Times New Roman" w:hAnsi="Arial" w:cs="Arial"/>
          <w:color w:val="4A4A4A"/>
          <w:sz w:val="24"/>
          <w:szCs w:val="24"/>
          <w:lang w:val="es-ES"/>
        </w:rPr>
      </w:pPr>
      <w:proofErr w:type="spellStart"/>
      <w:r w:rsidRPr="00201FAC">
        <w:rPr>
          <w:rFonts w:ascii="Arial" w:eastAsia="Times New Roman" w:hAnsi="Arial" w:cs="Arial"/>
          <w:b/>
          <w:bCs/>
          <w:color w:val="4A4A4A"/>
          <w:sz w:val="24"/>
          <w:szCs w:val="24"/>
          <w:lang w:val="es-ES"/>
        </w:rPr>
        <w:t>Mantenible</w:t>
      </w:r>
      <w:proofErr w:type="spellEnd"/>
      <w:r w:rsidRPr="00201FAC">
        <w:rPr>
          <w:rFonts w:ascii="Arial" w:eastAsia="Times New Roman" w:hAnsi="Arial" w:cs="Arial"/>
          <w:color w:val="4A4A4A"/>
          <w:sz w:val="24"/>
          <w:szCs w:val="24"/>
          <w:lang w:val="es-ES"/>
        </w:rPr>
        <w:t xml:space="preserve"> &gt; Que sea </w:t>
      </w:r>
      <w:proofErr w:type="spellStart"/>
      <w:r w:rsidRPr="00201FAC">
        <w:rPr>
          <w:rFonts w:ascii="Arial" w:eastAsia="Times New Roman" w:hAnsi="Arial" w:cs="Arial"/>
          <w:color w:val="4A4A4A"/>
          <w:sz w:val="24"/>
          <w:szCs w:val="24"/>
          <w:lang w:val="es-ES"/>
        </w:rPr>
        <w:t>facil</w:t>
      </w:r>
      <w:proofErr w:type="spellEnd"/>
      <w:r w:rsidRPr="00201FAC">
        <w:rPr>
          <w:rFonts w:ascii="Arial" w:eastAsia="Times New Roman" w:hAnsi="Arial" w:cs="Arial"/>
          <w:color w:val="4A4A4A"/>
          <w:sz w:val="24"/>
          <w:szCs w:val="24"/>
          <w:lang w:val="es-ES"/>
        </w:rPr>
        <w:t xml:space="preserve"> de leer y adaptarnos a los </w:t>
      </w:r>
      <w:proofErr w:type="spellStart"/>
      <w:r w:rsidRPr="00201FAC">
        <w:rPr>
          <w:rFonts w:ascii="Arial" w:eastAsia="Times New Roman" w:hAnsi="Arial" w:cs="Arial"/>
          <w:color w:val="4A4A4A"/>
          <w:sz w:val="24"/>
          <w:szCs w:val="24"/>
          <w:lang w:val="es-ES"/>
        </w:rPr>
        <w:t>estandares</w:t>
      </w:r>
      <w:proofErr w:type="spellEnd"/>
      <w:r w:rsidRPr="00201FAC">
        <w:rPr>
          <w:rFonts w:ascii="Arial" w:eastAsia="Times New Roman" w:hAnsi="Arial" w:cs="Arial"/>
          <w:color w:val="4A4A4A"/>
          <w:sz w:val="24"/>
          <w:szCs w:val="24"/>
          <w:lang w:val="es-ES"/>
        </w:rPr>
        <w:t>.</w:t>
      </w:r>
    </w:p>
    <w:p w:rsidR="00201FAC" w:rsidRPr="00201FAC" w:rsidRDefault="00201FAC" w:rsidP="00201FAC">
      <w:pPr>
        <w:numPr>
          <w:ilvl w:val="0"/>
          <w:numId w:val="9"/>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b/>
          <w:bCs/>
          <w:color w:val="4A4A4A"/>
          <w:sz w:val="24"/>
          <w:szCs w:val="24"/>
          <w:lang w:val="es-ES"/>
        </w:rPr>
        <w:t>Escalable</w:t>
      </w:r>
      <w:r w:rsidRPr="00201FAC">
        <w:rPr>
          <w:rFonts w:ascii="Arial" w:eastAsia="Times New Roman" w:hAnsi="Arial" w:cs="Arial"/>
          <w:color w:val="4A4A4A"/>
          <w:sz w:val="24"/>
          <w:szCs w:val="24"/>
          <w:lang w:val="es-ES"/>
        </w:rPr>
        <w:t xml:space="preserve"> &gt; Que pueda crecer </w:t>
      </w:r>
      <w:proofErr w:type="spellStart"/>
      <w:proofErr w:type="gramStart"/>
      <w:r w:rsidRPr="00201FAC">
        <w:rPr>
          <w:rFonts w:ascii="Arial" w:eastAsia="Times New Roman" w:hAnsi="Arial" w:cs="Arial"/>
          <w:color w:val="4A4A4A"/>
          <w:sz w:val="24"/>
          <w:szCs w:val="24"/>
          <w:lang w:val="es-ES"/>
        </w:rPr>
        <w:t>facilmente</w:t>
      </w:r>
      <w:proofErr w:type="spellEnd"/>
      <w:proofErr w:type="gramEnd"/>
      <w:r w:rsidRPr="00201FAC">
        <w:rPr>
          <w:rFonts w:ascii="Arial" w:eastAsia="Times New Roman" w:hAnsi="Arial" w:cs="Arial"/>
          <w:color w:val="4A4A4A"/>
          <w:sz w:val="24"/>
          <w:szCs w:val="24"/>
          <w:lang w:val="es-ES"/>
        </w:rPr>
        <w:t xml:space="preserve"> pero sin afectar el rendimiento.</w:t>
      </w:r>
    </w:p>
    <w:p w:rsidR="00201FAC" w:rsidRPr="00201FAC" w:rsidRDefault="00201FAC" w:rsidP="00201FAC">
      <w:pPr>
        <w:shd w:val="clear" w:color="auto" w:fill="FFFFFF"/>
        <w:spacing w:after="0" w:line="240" w:lineRule="auto"/>
        <w:rPr>
          <w:rFonts w:ascii="Arial" w:eastAsia="Times New Roman" w:hAnsi="Arial" w:cs="Arial"/>
          <w:color w:val="4A4A4A"/>
          <w:sz w:val="24"/>
          <w:szCs w:val="24"/>
        </w:rPr>
      </w:pPr>
      <w:proofErr w:type="spellStart"/>
      <w:r w:rsidRPr="00201FAC">
        <w:rPr>
          <w:rFonts w:ascii="Arial" w:eastAsia="Times New Roman" w:hAnsi="Arial" w:cs="Arial"/>
          <w:color w:val="4A4A4A"/>
          <w:sz w:val="24"/>
          <w:szCs w:val="24"/>
        </w:rPr>
        <w:t>B</w:t>
      </w:r>
      <w:ins w:id="1" w:author="Unknown">
        <w:r w:rsidRPr="00201FAC">
          <w:rPr>
            <w:rFonts w:ascii="Arial" w:eastAsia="Times New Roman" w:hAnsi="Arial" w:cs="Arial"/>
            <w:color w:val="4A4A4A"/>
            <w:sz w:val="24"/>
            <w:szCs w:val="24"/>
          </w:rPr>
          <w:t>uenas</w:t>
        </w:r>
        <w:proofErr w:type="spellEnd"/>
        <w:r w:rsidRPr="00201FAC">
          <w:rPr>
            <w:rFonts w:ascii="Arial" w:eastAsia="Times New Roman" w:hAnsi="Arial" w:cs="Arial"/>
            <w:color w:val="4A4A4A"/>
            <w:sz w:val="24"/>
            <w:szCs w:val="24"/>
          </w:rPr>
          <w:t xml:space="preserve"> </w:t>
        </w:r>
        <w:proofErr w:type="spellStart"/>
        <w:r w:rsidRPr="00201FAC">
          <w:rPr>
            <w:rFonts w:ascii="Arial" w:eastAsia="Times New Roman" w:hAnsi="Arial" w:cs="Arial"/>
            <w:color w:val="4A4A4A"/>
            <w:sz w:val="24"/>
            <w:szCs w:val="24"/>
          </w:rPr>
          <w:t>practicas</w:t>
        </w:r>
      </w:ins>
      <w:proofErr w:type="spellEnd"/>
    </w:p>
    <w:p w:rsidR="00201FAC" w:rsidRPr="00201FAC" w:rsidRDefault="00201FAC" w:rsidP="00201FAC">
      <w:pPr>
        <w:numPr>
          <w:ilvl w:val="0"/>
          <w:numId w:val="10"/>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color w:val="4A4A4A"/>
          <w:sz w:val="24"/>
          <w:szCs w:val="24"/>
          <w:lang w:val="es-ES"/>
        </w:rPr>
        <w:t>Establecer reglas para que el equipo se entienda.</w:t>
      </w:r>
    </w:p>
    <w:p w:rsidR="00201FAC" w:rsidRPr="00201FAC" w:rsidRDefault="00201FAC" w:rsidP="00201FAC">
      <w:pPr>
        <w:numPr>
          <w:ilvl w:val="0"/>
          <w:numId w:val="10"/>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color w:val="4A4A4A"/>
          <w:sz w:val="24"/>
          <w:szCs w:val="24"/>
          <w:lang w:val="es-ES"/>
        </w:rPr>
        <w:t>Explicar la estructura base o dar los fundamentos del proyecto a un nuevo integrante.</w:t>
      </w:r>
    </w:p>
    <w:p w:rsidR="00201FAC" w:rsidRPr="00201FAC" w:rsidRDefault="00201FAC" w:rsidP="00201FAC">
      <w:pPr>
        <w:numPr>
          <w:ilvl w:val="0"/>
          <w:numId w:val="10"/>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color w:val="4A4A4A"/>
          <w:sz w:val="24"/>
          <w:szCs w:val="24"/>
          <w:lang w:val="es-ES"/>
        </w:rPr>
        <w:t>Evitar hojas de estilo muy extensas</w:t>
      </w:r>
    </w:p>
    <w:p w:rsidR="00201FAC" w:rsidRPr="00201FAC" w:rsidRDefault="00201FAC" w:rsidP="00201FAC">
      <w:pPr>
        <w:numPr>
          <w:ilvl w:val="0"/>
          <w:numId w:val="10"/>
        </w:numPr>
        <w:shd w:val="clear" w:color="auto" w:fill="FFFFFF"/>
        <w:spacing w:after="0" w:line="240" w:lineRule="auto"/>
        <w:ind w:left="0"/>
        <w:rPr>
          <w:rFonts w:ascii="Arial" w:eastAsia="Times New Roman" w:hAnsi="Arial" w:cs="Arial"/>
          <w:color w:val="4A4A4A"/>
          <w:sz w:val="24"/>
          <w:szCs w:val="24"/>
          <w:lang w:val="es-ES"/>
        </w:rPr>
      </w:pPr>
      <w:r w:rsidRPr="00201FAC">
        <w:rPr>
          <w:rFonts w:ascii="Arial" w:eastAsia="Times New Roman" w:hAnsi="Arial" w:cs="Arial"/>
          <w:color w:val="4A4A4A"/>
          <w:sz w:val="24"/>
          <w:szCs w:val="24"/>
          <w:lang w:val="es-ES"/>
        </w:rPr>
        <w:t xml:space="preserve">Tener una buena documentación explicando ciertos aspectos del </w:t>
      </w:r>
      <w:proofErr w:type="spellStart"/>
      <w:r w:rsidRPr="00201FAC">
        <w:rPr>
          <w:rFonts w:ascii="Arial" w:eastAsia="Times New Roman" w:hAnsi="Arial" w:cs="Arial"/>
          <w:color w:val="4A4A4A"/>
          <w:sz w:val="24"/>
          <w:szCs w:val="24"/>
          <w:lang w:val="es-ES"/>
        </w:rPr>
        <w:t>codigo</w:t>
      </w:r>
      <w:proofErr w:type="spellEnd"/>
      <w:r w:rsidRPr="00201FAC">
        <w:rPr>
          <w:rFonts w:ascii="Arial" w:eastAsia="Times New Roman" w:hAnsi="Arial" w:cs="Arial"/>
          <w:color w:val="4A4A4A"/>
          <w:sz w:val="24"/>
          <w:szCs w:val="24"/>
          <w:lang w:val="es-ES"/>
        </w:rPr>
        <w:t>.</w:t>
      </w:r>
    </w:p>
    <w:p w:rsidR="00201FAC" w:rsidRPr="00201FAC" w:rsidRDefault="00201FAC" w:rsidP="00E46FBA">
      <w:pPr>
        <w:rPr>
          <w:b/>
          <w:sz w:val="24"/>
          <w:lang w:val="es-ES"/>
        </w:rPr>
      </w:pPr>
    </w:p>
    <w:p w:rsidR="00201FAC" w:rsidRDefault="00201FAC" w:rsidP="00E46FBA">
      <w:pPr>
        <w:rPr>
          <w:b/>
          <w:sz w:val="24"/>
        </w:rPr>
      </w:pPr>
      <w:r w:rsidRPr="00201FAC">
        <w:rPr>
          <w:b/>
          <w:sz w:val="24"/>
        </w:rPr>
        <w:t>OOCSS, BEM, SMACSS, ITCSS y Atomic Design</w:t>
      </w:r>
    </w:p>
    <w:p w:rsidR="00201FAC" w:rsidRDefault="004A640A" w:rsidP="00E46FBA">
      <w:pPr>
        <w:rPr>
          <w:b/>
          <w:sz w:val="24"/>
        </w:rPr>
      </w:pPr>
      <w:hyperlink r:id="rId31" w:history="1">
        <w:r w:rsidR="00201FAC" w:rsidRPr="0019235F">
          <w:rPr>
            <w:rStyle w:val="Hipervnculo"/>
            <w:b/>
            <w:sz w:val="24"/>
          </w:rPr>
          <w:t>https://www.smashingmagazine.com/2011/12/an-introduction-to-object-oriented-css-oocss/</w:t>
        </w:r>
      </w:hyperlink>
    </w:p>
    <w:p w:rsidR="00201FAC" w:rsidRDefault="004A640A" w:rsidP="00E46FBA">
      <w:pPr>
        <w:rPr>
          <w:b/>
          <w:sz w:val="24"/>
        </w:rPr>
      </w:pPr>
      <w:hyperlink r:id="rId32" w:history="1">
        <w:r w:rsidR="00201FAC" w:rsidRPr="0019235F">
          <w:rPr>
            <w:rStyle w:val="Hipervnculo"/>
            <w:b/>
            <w:sz w:val="24"/>
          </w:rPr>
          <w:t>http://getbem.com/introduction/</w:t>
        </w:r>
      </w:hyperlink>
    </w:p>
    <w:p w:rsidR="00201FAC" w:rsidRDefault="004A640A" w:rsidP="00E46FBA">
      <w:pPr>
        <w:rPr>
          <w:b/>
          <w:sz w:val="24"/>
        </w:rPr>
      </w:pPr>
      <w:hyperlink r:id="rId33" w:history="1">
        <w:r w:rsidR="00201FAC" w:rsidRPr="0019235F">
          <w:rPr>
            <w:rStyle w:val="Hipervnculo"/>
            <w:b/>
            <w:sz w:val="24"/>
          </w:rPr>
          <w:t>http://smacss.com/</w:t>
        </w:r>
      </w:hyperlink>
    </w:p>
    <w:p w:rsidR="00201FAC" w:rsidRDefault="004A640A" w:rsidP="00E46FBA">
      <w:pPr>
        <w:rPr>
          <w:b/>
          <w:sz w:val="24"/>
        </w:rPr>
      </w:pPr>
      <w:hyperlink r:id="rId34" w:history="1">
        <w:r w:rsidR="00201FAC" w:rsidRPr="0019235F">
          <w:rPr>
            <w:rStyle w:val="Hipervnculo"/>
            <w:b/>
            <w:sz w:val="24"/>
          </w:rPr>
          <w:t>https://www.xfive.co/blog/itcss-scalable-maintainable-css-architecture/</w:t>
        </w:r>
      </w:hyperlink>
    </w:p>
    <w:p w:rsidR="00201FAC" w:rsidRDefault="004A640A" w:rsidP="00E46FBA">
      <w:pPr>
        <w:rPr>
          <w:b/>
          <w:sz w:val="24"/>
        </w:rPr>
      </w:pPr>
      <w:hyperlink r:id="rId35" w:history="1">
        <w:r w:rsidR="00201FAC" w:rsidRPr="0019235F">
          <w:rPr>
            <w:rStyle w:val="Hipervnculo"/>
            <w:b/>
            <w:sz w:val="24"/>
          </w:rPr>
          <w:t>https://bradfrost.com/blog/post/atomic-web-design/</w:t>
        </w:r>
      </w:hyperlink>
    </w:p>
    <w:p w:rsidR="00201FAC" w:rsidRDefault="00201FAC" w:rsidP="00E46FBA">
      <w:pPr>
        <w:rPr>
          <w:b/>
          <w:sz w:val="24"/>
        </w:rPr>
      </w:pPr>
    </w:p>
    <w:p w:rsidR="00523E79" w:rsidRPr="00523E79" w:rsidRDefault="00523E79" w:rsidP="00523E79">
      <w:pPr>
        <w:rPr>
          <w:b/>
          <w:sz w:val="24"/>
          <w:lang w:val="es-ES"/>
        </w:rPr>
      </w:pPr>
      <w:r w:rsidRPr="00523E79">
        <w:rPr>
          <w:b/>
          <w:sz w:val="24"/>
          <w:lang w:val="es-ES"/>
        </w:rPr>
        <w:t>¿Qué es un componente? Analicemos nuestros diseños</w:t>
      </w:r>
    </w:p>
    <w:p w:rsidR="00523E79" w:rsidRPr="00523E79" w:rsidRDefault="00523E79" w:rsidP="00523E79">
      <w:pPr>
        <w:rPr>
          <w:lang w:val="es-ES"/>
        </w:rPr>
      </w:pPr>
      <w:r w:rsidRPr="00523E79">
        <w:rPr>
          <w:lang w:val="es-ES"/>
        </w:rPr>
        <w:t xml:space="preserve">En esta clase la profesora Estefany Aguilar nos explica qué es un componente en el mundo del </w:t>
      </w:r>
      <w:proofErr w:type="spellStart"/>
      <w:r w:rsidRPr="00523E79">
        <w:rPr>
          <w:lang w:val="es-ES"/>
        </w:rPr>
        <w:t>frontend</w:t>
      </w:r>
      <w:proofErr w:type="spellEnd"/>
      <w:r w:rsidRPr="00523E79">
        <w:rPr>
          <w:lang w:val="es-ES"/>
        </w:rPr>
        <w:t>. También analizaremos el diseño del proyecto del curso.</w:t>
      </w:r>
    </w:p>
    <w:p w:rsidR="00523E79" w:rsidRPr="00523E79" w:rsidRDefault="00523E79" w:rsidP="00523E79">
      <w:pPr>
        <w:rPr>
          <w:lang w:val="es-ES"/>
        </w:rPr>
      </w:pPr>
    </w:p>
    <w:p w:rsidR="00523E79" w:rsidRPr="00523E79" w:rsidRDefault="00523E79" w:rsidP="00523E79">
      <w:pPr>
        <w:rPr>
          <w:lang w:val="es-ES"/>
        </w:rPr>
      </w:pPr>
      <w:r w:rsidRPr="00523E79">
        <w:rPr>
          <w:lang w:val="es-ES"/>
        </w:rPr>
        <w:t xml:space="preserve">Un componente, tanto en diseño como desarrollo web, es un elemento muy pequeño que tiene la capacidad de ser reutilizado en diferentes partes de una aplicación. Por ejemplo: botones, iconos, </w:t>
      </w:r>
      <w:proofErr w:type="spellStart"/>
      <w:r w:rsidRPr="00523E79">
        <w:rPr>
          <w:lang w:val="es-ES"/>
        </w:rPr>
        <w:t>cards</w:t>
      </w:r>
      <w:proofErr w:type="spellEnd"/>
      <w:r w:rsidRPr="00523E79">
        <w:rPr>
          <w:lang w:val="es-ES"/>
        </w:rPr>
        <w:t xml:space="preserve">, entre otras. Puedes apreciarlos en las plataformas que visitas todos los días: Twitter, Facebook, </w:t>
      </w:r>
      <w:proofErr w:type="spellStart"/>
      <w:r w:rsidRPr="00523E79">
        <w:rPr>
          <w:lang w:val="es-ES"/>
        </w:rPr>
        <w:t>Platzi</w:t>
      </w:r>
      <w:proofErr w:type="spellEnd"/>
      <w:r w:rsidRPr="00523E79">
        <w:rPr>
          <w:lang w:val="es-ES"/>
        </w:rPr>
        <w:t>, YouTube y muchas más.</w:t>
      </w:r>
    </w:p>
    <w:p w:rsidR="00201FAC" w:rsidRPr="004746E2" w:rsidRDefault="00201FAC" w:rsidP="00E46FBA">
      <w:pPr>
        <w:rPr>
          <w:lang w:val="es-ES"/>
        </w:rPr>
      </w:pPr>
    </w:p>
    <w:p w:rsidR="004746E2" w:rsidRPr="004746E2" w:rsidRDefault="004746E2" w:rsidP="004746E2">
      <w:pPr>
        <w:rPr>
          <w:lang w:val="es-ES"/>
        </w:rPr>
      </w:pPr>
      <w:r w:rsidRPr="004746E2">
        <w:rPr>
          <w:lang w:val="es-ES"/>
        </w:rPr>
        <w:t xml:space="preserve">Creación de un </w:t>
      </w:r>
      <w:proofErr w:type="spellStart"/>
      <w:r w:rsidRPr="004746E2">
        <w:rPr>
          <w:lang w:val="es-ES"/>
        </w:rPr>
        <w:t>carousel</w:t>
      </w:r>
      <w:proofErr w:type="spellEnd"/>
      <w:r w:rsidRPr="004746E2">
        <w:rPr>
          <w:lang w:val="es-ES"/>
        </w:rPr>
        <w:t xml:space="preserve"> de imágenes con CSS: Detalle de cada </w:t>
      </w:r>
      <w:proofErr w:type="spellStart"/>
      <w:r w:rsidRPr="004746E2">
        <w:rPr>
          <w:lang w:val="es-ES"/>
        </w:rPr>
        <w:t>item</w:t>
      </w:r>
      <w:proofErr w:type="spellEnd"/>
    </w:p>
    <w:p w:rsidR="004746E2" w:rsidRPr="004746E2" w:rsidRDefault="004746E2" w:rsidP="004746E2">
      <w:pPr>
        <w:rPr>
          <w:lang w:val="es-ES"/>
        </w:rPr>
      </w:pPr>
      <w:r w:rsidRPr="004746E2">
        <w:rPr>
          <w:lang w:val="es-ES"/>
        </w:rPr>
        <w:t>El selector ~ de CSS nos permite dar estilos a todos que cumplan los requisitos y sean “hermanos directos”, es decir, que tengan el mismo elemento padre.</w:t>
      </w:r>
    </w:p>
    <w:p w:rsidR="00523E79" w:rsidRDefault="004746E2" w:rsidP="004746E2">
      <w:pPr>
        <w:rPr>
          <w:lang w:val="es-ES"/>
        </w:rPr>
      </w:pPr>
      <w:r w:rsidRPr="004746E2">
        <w:rPr>
          <w:lang w:val="es-ES"/>
        </w:rPr>
        <w:t>Por ejemplo:</w:t>
      </w:r>
    </w:p>
    <w:p w:rsidR="004746E2" w:rsidRPr="004746E2" w:rsidRDefault="004746E2" w:rsidP="004746E2">
      <w:pPr>
        <w:pStyle w:val="HTMLconformatoprevio"/>
        <w:shd w:val="clear" w:color="auto" w:fill="333333"/>
        <w:rPr>
          <w:rStyle w:val="CdigoHTML"/>
          <w:color w:val="DDDDDD"/>
          <w:shd w:val="clear" w:color="auto" w:fill="272822"/>
          <w:lang w:val="es-ES"/>
        </w:rPr>
      </w:pPr>
      <w:proofErr w:type="gramStart"/>
      <w:r w:rsidRPr="004746E2">
        <w:rPr>
          <w:rStyle w:val="hljs-selector-class"/>
          <w:color w:val="DDDDDD"/>
          <w:shd w:val="clear" w:color="auto" w:fill="272822"/>
          <w:lang w:val="es-ES"/>
        </w:rPr>
        <w:t>.</w:t>
      </w:r>
      <w:proofErr w:type="spellStart"/>
      <w:r w:rsidRPr="004746E2">
        <w:rPr>
          <w:rStyle w:val="hljs-selector-class"/>
          <w:color w:val="DDDDDD"/>
          <w:shd w:val="clear" w:color="auto" w:fill="272822"/>
          <w:lang w:val="es-ES"/>
        </w:rPr>
        <w:t>PrimerTitulo</w:t>
      </w:r>
      <w:proofErr w:type="spellEnd"/>
      <w:proofErr w:type="gramEnd"/>
      <w:r w:rsidRPr="004746E2">
        <w:rPr>
          <w:rStyle w:val="CdigoHTML"/>
          <w:color w:val="DDDDDD"/>
          <w:shd w:val="clear" w:color="auto" w:fill="272822"/>
          <w:lang w:val="es-ES"/>
        </w:rPr>
        <w:t xml:space="preserve"> ~ </w:t>
      </w:r>
      <w:r w:rsidRPr="004746E2">
        <w:rPr>
          <w:rStyle w:val="hljs-selector-tag"/>
          <w:b/>
          <w:bCs/>
          <w:color w:val="F92672"/>
          <w:shd w:val="clear" w:color="auto" w:fill="272822"/>
          <w:lang w:val="es-ES"/>
        </w:rPr>
        <w:t>h2</w:t>
      </w:r>
      <w:r w:rsidRPr="004746E2">
        <w:rPr>
          <w:rStyle w:val="CdigoHTML"/>
          <w:color w:val="DDDDDD"/>
          <w:shd w:val="clear" w:color="auto" w:fill="272822"/>
          <w:lang w:val="es-ES"/>
        </w:rPr>
        <w:t xml:space="preserve"> {</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spellStart"/>
      <w:r w:rsidRPr="004746E2">
        <w:rPr>
          <w:rStyle w:val="hljs-attribute"/>
          <w:color w:val="BF79DB"/>
          <w:shd w:val="clear" w:color="auto" w:fill="272822"/>
          <w:lang w:val="es-ES"/>
        </w:rPr>
        <w:t>background</w:t>
      </w:r>
      <w:proofErr w:type="spellEnd"/>
      <w:r w:rsidRPr="004746E2">
        <w:rPr>
          <w:rStyle w:val="hljs-attribute"/>
          <w:color w:val="BF79DB"/>
          <w:shd w:val="clear" w:color="auto" w:fill="272822"/>
          <w:lang w:val="es-ES"/>
        </w:rPr>
        <w:t>-color</w:t>
      </w:r>
      <w:r w:rsidRPr="004746E2">
        <w:rPr>
          <w:rStyle w:val="CdigoHTML"/>
          <w:color w:val="DDDDDD"/>
          <w:shd w:val="clear" w:color="auto" w:fill="272822"/>
          <w:lang w:val="es-ES"/>
        </w:rPr>
        <w:t>: red;</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hljs-tag"/>
          <w:color w:val="F92672"/>
          <w:shd w:val="clear" w:color="auto" w:fill="272822"/>
          <w:lang w:val="es-ES"/>
        </w:rPr>
        <w:t>&lt;</w:t>
      </w:r>
      <w:proofErr w:type="spellStart"/>
      <w:r w:rsidRPr="004746E2">
        <w:rPr>
          <w:rStyle w:val="hljs-name"/>
          <w:color w:val="F92672"/>
          <w:shd w:val="clear" w:color="auto" w:fill="272822"/>
          <w:lang w:val="es-ES"/>
        </w:rPr>
        <w:t>article</w:t>
      </w:r>
      <w:proofErr w:type="spellEnd"/>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ContenedorPadre</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PrimerTitulo</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r w:rsidRPr="004746E2">
        <w:rPr>
          <w:rStyle w:val="CdigoHTML"/>
          <w:color w:val="DDDDDD"/>
          <w:shd w:val="clear" w:color="auto" w:fill="272822"/>
          <w:lang w:val="es-ES"/>
        </w:rPr>
        <w:t>Este es el primer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lastRenderedPageBreak/>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tendrá color de fondo rojo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segundo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div</w:t>
      </w:r>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ElementoPadreDiferente</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NO tendrá color de fondo rojo porque su padre es diferente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tercer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div</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también tendrá color de fondo rojo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cuarto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127F1B" w:rsidRDefault="004746E2" w:rsidP="004746E2">
      <w:pPr>
        <w:pStyle w:val="HTMLconformatoprevio"/>
        <w:shd w:val="clear" w:color="auto" w:fill="333333"/>
        <w:rPr>
          <w:rStyle w:val="CdigoHTML"/>
          <w:color w:val="DDDDDD"/>
          <w:shd w:val="clear" w:color="auto" w:fill="272822"/>
          <w:lang w:val="es-ES"/>
        </w:rPr>
      </w:pPr>
      <w:r w:rsidRPr="00127F1B">
        <w:rPr>
          <w:rStyle w:val="hljs-tag"/>
          <w:color w:val="F92672"/>
          <w:shd w:val="clear" w:color="auto" w:fill="272822"/>
          <w:lang w:val="es-ES"/>
        </w:rPr>
        <w:t>&lt;/</w:t>
      </w:r>
      <w:proofErr w:type="spellStart"/>
      <w:r w:rsidRPr="00127F1B">
        <w:rPr>
          <w:rStyle w:val="hljs-name"/>
          <w:color w:val="F92672"/>
          <w:shd w:val="clear" w:color="auto" w:fill="272822"/>
          <w:lang w:val="es-ES"/>
        </w:rPr>
        <w:t>article</w:t>
      </w:r>
      <w:proofErr w:type="spellEnd"/>
      <w:r w:rsidRPr="00127F1B">
        <w:rPr>
          <w:rStyle w:val="hljs-tag"/>
          <w:color w:val="F92672"/>
          <w:shd w:val="clear" w:color="auto" w:fill="272822"/>
          <w:lang w:val="es-ES"/>
        </w:rPr>
        <w:t>&gt;</w:t>
      </w:r>
    </w:p>
    <w:p w:rsidR="004746E2" w:rsidRPr="004746E2" w:rsidRDefault="004746E2" w:rsidP="004746E2">
      <w:pPr>
        <w:pStyle w:val="NormalWeb"/>
        <w:shd w:val="clear" w:color="auto" w:fill="FFFFFF"/>
        <w:spacing w:before="0" w:beforeAutospacing="0" w:after="0" w:afterAutospacing="0"/>
        <w:rPr>
          <w:rFonts w:ascii="Arial" w:hAnsi="Arial" w:cs="Arial"/>
          <w:color w:val="273B47"/>
          <w:lang w:val="es-ES"/>
        </w:rPr>
      </w:pPr>
      <w:r w:rsidRPr="004746E2">
        <w:rPr>
          <w:rFonts w:ascii="Arial" w:hAnsi="Arial" w:cs="Arial"/>
          <w:color w:val="273B47"/>
          <w:lang w:val="es-ES"/>
        </w:rPr>
        <w:t>También existe el selector </w:t>
      </w:r>
      <w:r w:rsidRPr="004746E2">
        <w:rPr>
          <w:rStyle w:val="CdigoHTML"/>
          <w:b/>
          <w:bCs/>
          <w:color w:val="273B47"/>
          <w:lang w:val="es-ES"/>
        </w:rPr>
        <w:t>+</w:t>
      </w:r>
      <w:r w:rsidRPr="004746E2">
        <w:rPr>
          <w:rFonts w:ascii="Arial" w:hAnsi="Arial" w:cs="Arial"/>
          <w:color w:val="273B47"/>
          <w:lang w:val="es-ES"/>
        </w:rPr>
        <w:t>. Solo aplica los estilos al primer hermano directo de nuestros elementos.</w:t>
      </w:r>
      <w:r w:rsidRPr="004746E2">
        <w:rPr>
          <w:rFonts w:ascii="Arial" w:hAnsi="Arial" w:cs="Arial"/>
          <w:color w:val="273B47"/>
          <w:lang w:val="es-ES"/>
        </w:rPr>
        <w:br/>
        <w:t>Por ejemplo:</w:t>
      </w:r>
    </w:p>
    <w:p w:rsidR="004746E2" w:rsidRPr="004746E2" w:rsidRDefault="004746E2" w:rsidP="004746E2">
      <w:pPr>
        <w:pStyle w:val="HTMLconformatoprevio"/>
        <w:shd w:val="clear" w:color="auto" w:fill="333333"/>
        <w:rPr>
          <w:rStyle w:val="CdigoHTML"/>
          <w:color w:val="DDDDDD"/>
          <w:shd w:val="clear" w:color="auto" w:fill="272822"/>
          <w:lang w:val="es-ES"/>
        </w:rPr>
      </w:pPr>
      <w:proofErr w:type="gramStart"/>
      <w:r w:rsidRPr="004746E2">
        <w:rPr>
          <w:rStyle w:val="hljs-selector-class"/>
          <w:color w:val="DDDDDD"/>
          <w:shd w:val="clear" w:color="auto" w:fill="272822"/>
          <w:lang w:val="es-ES"/>
        </w:rPr>
        <w:t>.</w:t>
      </w:r>
      <w:proofErr w:type="spellStart"/>
      <w:r w:rsidRPr="004746E2">
        <w:rPr>
          <w:rStyle w:val="hljs-selector-class"/>
          <w:color w:val="DDDDDD"/>
          <w:shd w:val="clear" w:color="auto" w:fill="272822"/>
          <w:lang w:val="es-ES"/>
        </w:rPr>
        <w:t>PrimerTitulo</w:t>
      </w:r>
      <w:proofErr w:type="spellEnd"/>
      <w:proofErr w:type="gramEnd"/>
      <w:r w:rsidRPr="004746E2">
        <w:rPr>
          <w:rStyle w:val="CdigoHTML"/>
          <w:color w:val="DDDDDD"/>
          <w:shd w:val="clear" w:color="auto" w:fill="272822"/>
          <w:lang w:val="es-ES"/>
        </w:rPr>
        <w:t xml:space="preserve"> + </w:t>
      </w:r>
      <w:r w:rsidRPr="004746E2">
        <w:rPr>
          <w:rStyle w:val="hljs-selector-tag"/>
          <w:b/>
          <w:bCs/>
          <w:color w:val="F92672"/>
          <w:shd w:val="clear" w:color="auto" w:fill="272822"/>
          <w:lang w:val="es-ES"/>
        </w:rPr>
        <w:t>h2</w:t>
      </w:r>
      <w:r w:rsidRPr="004746E2">
        <w:rPr>
          <w:rStyle w:val="CdigoHTML"/>
          <w:color w:val="DDDDDD"/>
          <w:shd w:val="clear" w:color="auto" w:fill="272822"/>
          <w:lang w:val="es-ES"/>
        </w:rPr>
        <w:t xml:space="preserve"> {</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spellStart"/>
      <w:r w:rsidRPr="004746E2">
        <w:rPr>
          <w:rStyle w:val="hljs-attribute"/>
          <w:color w:val="BF79DB"/>
          <w:shd w:val="clear" w:color="auto" w:fill="272822"/>
          <w:lang w:val="es-ES"/>
        </w:rPr>
        <w:t>background</w:t>
      </w:r>
      <w:proofErr w:type="spellEnd"/>
      <w:r w:rsidRPr="004746E2">
        <w:rPr>
          <w:rStyle w:val="hljs-attribute"/>
          <w:color w:val="BF79DB"/>
          <w:shd w:val="clear" w:color="auto" w:fill="272822"/>
          <w:lang w:val="es-ES"/>
        </w:rPr>
        <w:t>-color</w:t>
      </w:r>
      <w:r w:rsidRPr="004746E2">
        <w:rPr>
          <w:rStyle w:val="CdigoHTML"/>
          <w:color w:val="DDDDDD"/>
          <w:shd w:val="clear" w:color="auto" w:fill="272822"/>
          <w:lang w:val="es-ES"/>
        </w:rPr>
        <w:t>: blue;</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hljs-tag"/>
          <w:color w:val="F92672"/>
          <w:shd w:val="clear" w:color="auto" w:fill="272822"/>
          <w:lang w:val="es-ES"/>
        </w:rPr>
        <w:t>&lt;</w:t>
      </w:r>
      <w:proofErr w:type="spellStart"/>
      <w:r w:rsidRPr="004746E2">
        <w:rPr>
          <w:rStyle w:val="hljs-name"/>
          <w:color w:val="F92672"/>
          <w:shd w:val="clear" w:color="auto" w:fill="272822"/>
          <w:lang w:val="es-ES"/>
        </w:rPr>
        <w:t>article</w:t>
      </w:r>
      <w:proofErr w:type="spellEnd"/>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ContenedorPadre</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PrimerTitulo</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r w:rsidRPr="004746E2">
        <w:rPr>
          <w:rStyle w:val="CdigoHTML"/>
          <w:color w:val="DDDDDD"/>
          <w:shd w:val="clear" w:color="auto" w:fill="272822"/>
          <w:lang w:val="es-ES"/>
        </w:rPr>
        <w:t>Este es el primer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SÍ tendrá color de fondo azul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segundo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div</w:t>
      </w:r>
      <w:r w:rsidRPr="004746E2">
        <w:rPr>
          <w:rStyle w:val="hljs-tag"/>
          <w:color w:val="F92672"/>
          <w:shd w:val="clear" w:color="auto" w:fill="272822"/>
          <w:lang w:val="es-ES"/>
        </w:rPr>
        <w:t xml:space="preserve"> </w:t>
      </w:r>
      <w:proofErr w:type="spellStart"/>
      <w:r w:rsidRPr="004746E2">
        <w:rPr>
          <w:rStyle w:val="hljs-attr"/>
          <w:color w:val="F92672"/>
          <w:shd w:val="clear" w:color="auto" w:fill="272822"/>
          <w:lang w:val="es-ES"/>
        </w:rPr>
        <w:t>class</w:t>
      </w:r>
      <w:proofErr w:type="spellEnd"/>
      <w:r w:rsidRPr="004746E2">
        <w:rPr>
          <w:rStyle w:val="hljs-tag"/>
          <w:color w:val="F92672"/>
          <w:shd w:val="clear" w:color="auto" w:fill="272822"/>
          <w:lang w:val="es-ES"/>
        </w:rPr>
        <w:t>=</w:t>
      </w:r>
      <w:r w:rsidRPr="004746E2">
        <w:rPr>
          <w:rStyle w:val="hljs-string"/>
          <w:color w:val="A6E22E"/>
          <w:shd w:val="clear" w:color="auto" w:fill="272822"/>
          <w:lang w:val="es-ES"/>
        </w:rPr>
        <w:t>"</w:t>
      </w:r>
      <w:proofErr w:type="spellStart"/>
      <w:r w:rsidRPr="004746E2">
        <w:rPr>
          <w:rStyle w:val="hljs-string"/>
          <w:color w:val="A6E22E"/>
          <w:shd w:val="clear" w:color="auto" w:fill="272822"/>
          <w:lang w:val="es-ES"/>
        </w:rPr>
        <w:t>ElementoPadreDiferente</w:t>
      </w:r>
      <w:proofErr w:type="spellEnd"/>
      <w:r w:rsidRPr="004746E2">
        <w:rPr>
          <w:rStyle w:val="hljs-string"/>
          <w:color w:val="A6E22E"/>
          <w:shd w:val="clear" w:color="auto" w:fill="272822"/>
          <w:lang w:val="es-ES"/>
        </w:rPr>
        <w:t>"</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NO tendrá color de fondo azul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tercer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div</w:t>
      </w:r>
      <w:r w:rsidRPr="004746E2">
        <w:rPr>
          <w:rStyle w:val="hljs-tag"/>
          <w:color w:val="F92672"/>
          <w:shd w:val="clear" w:color="auto" w:fill="272822"/>
          <w:lang w:val="es-ES"/>
        </w:rPr>
        <w:t>&gt;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proofErr w:type="gramStart"/>
      <w:r w:rsidRPr="004746E2">
        <w:rPr>
          <w:rStyle w:val="hljs-comment"/>
          <w:color w:val="75715E"/>
          <w:shd w:val="clear" w:color="auto" w:fill="272822"/>
          <w:lang w:val="es-ES"/>
        </w:rPr>
        <w:t>&lt;!--</w:t>
      </w:r>
      <w:proofErr w:type="gramEnd"/>
      <w:r w:rsidRPr="004746E2">
        <w:rPr>
          <w:rStyle w:val="hljs-comment"/>
          <w:color w:val="75715E"/>
          <w:shd w:val="clear" w:color="auto" w:fill="272822"/>
          <w:lang w:val="es-ES"/>
        </w:rPr>
        <w:t xml:space="preserve"> Este título no tendrá color de fondo azul --&gt;</w:t>
      </w:r>
    </w:p>
    <w:p w:rsidR="004746E2" w:rsidRPr="004746E2" w:rsidRDefault="004746E2" w:rsidP="004746E2">
      <w:pPr>
        <w:pStyle w:val="HTMLconformatoprevio"/>
        <w:shd w:val="clear" w:color="auto" w:fill="333333"/>
        <w:rPr>
          <w:rStyle w:val="CdigoHTML"/>
          <w:color w:val="DDDDDD"/>
          <w:shd w:val="clear" w:color="auto" w:fill="272822"/>
          <w:lang w:val="es-ES"/>
        </w:rPr>
      </w:pPr>
      <w:r w:rsidRPr="004746E2">
        <w:rPr>
          <w:rStyle w:val="CdigoHTML"/>
          <w:color w:val="DDDDDD"/>
          <w:shd w:val="clear" w:color="auto" w:fill="272822"/>
          <w:lang w:val="es-ES"/>
        </w:rPr>
        <w:t xml:space="preserve">  </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r w:rsidRPr="004746E2">
        <w:rPr>
          <w:rStyle w:val="CdigoHTML"/>
          <w:color w:val="DDDDDD"/>
          <w:shd w:val="clear" w:color="auto" w:fill="272822"/>
          <w:lang w:val="es-ES"/>
        </w:rPr>
        <w:t>Este es el cuarto elemento H2</w:t>
      </w:r>
      <w:r w:rsidRPr="004746E2">
        <w:rPr>
          <w:rStyle w:val="hljs-tag"/>
          <w:color w:val="F92672"/>
          <w:shd w:val="clear" w:color="auto" w:fill="272822"/>
          <w:lang w:val="es-ES"/>
        </w:rPr>
        <w:t>&lt;/</w:t>
      </w:r>
      <w:r w:rsidRPr="004746E2">
        <w:rPr>
          <w:rStyle w:val="hljs-name"/>
          <w:color w:val="F92672"/>
          <w:shd w:val="clear" w:color="auto" w:fill="272822"/>
          <w:lang w:val="es-ES"/>
        </w:rPr>
        <w:t>h2</w:t>
      </w:r>
      <w:r w:rsidRPr="004746E2">
        <w:rPr>
          <w:rStyle w:val="hljs-tag"/>
          <w:color w:val="F92672"/>
          <w:shd w:val="clear" w:color="auto" w:fill="272822"/>
          <w:lang w:val="es-ES"/>
        </w:rPr>
        <w:t>&gt;</w:t>
      </w:r>
    </w:p>
    <w:p w:rsidR="004746E2" w:rsidRPr="00127F1B" w:rsidRDefault="004746E2" w:rsidP="004746E2">
      <w:pPr>
        <w:pStyle w:val="HTMLconformatoprevio"/>
        <w:shd w:val="clear" w:color="auto" w:fill="333333"/>
        <w:rPr>
          <w:color w:val="FFFFFF"/>
          <w:sz w:val="21"/>
          <w:szCs w:val="21"/>
          <w:lang w:val="es-ES"/>
        </w:rPr>
      </w:pPr>
      <w:r w:rsidRPr="00127F1B">
        <w:rPr>
          <w:rStyle w:val="hljs-tag"/>
          <w:color w:val="F92672"/>
          <w:shd w:val="clear" w:color="auto" w:fill="272822"/>
          <w:lang w:val="es-ES"/>
        </w:rPr>
        <w:t>&lt;/</w:t>
      </w:r>
      <w:proofErr w:type="spellStart"/>
      <w:r w:rsidRPr="00127F1B">
        <w:rPr>
          <w:rStyle w:val="hljs-name"/>
          <w:color w:val="F92672"/>
          <w:shd w:val="clear" w:color="auto" w:fill="272822"/>
          <w:lang w:val="es-ES"/>
        </w:rPr>
        <w:t>article</w:t>
      </w:r>
      <w:proofErr w:type="spellEnd"/>
      <w:r w:rsidRPr="00127F1B">
        <w:rPr>
          <w:rStyle w:val="hljs-tag"/>
          <w:color w:val="F92672"/>
          <w:shd w:val="clear" w:color="auto" w:fill="272822"/>
          <w:lang w:val="es-ES"/>
        </w:rPr>
        <w:t>&gt;</w:t>
      </w:r>
    </w:p>
    <w:p w:rsidR="004746E2" w:rsidRDefault="004746E2" w:rsidP="004746E2">
      <w:pPr>
        <w:rPr>
          <w:lang w:val="es-ES"/>
        </w:rPr>
      </w:pPr>
    </w:p>
    <w:p w:rsidR="00783848" w:rsidRPr="00783848" w:rsidRDefault="00783848" w:rsidP="00783848">
      <w:pPr>
        <w:rPr>
          <w:b/>
          <w:lang w:val="es-ES"/>
        </w:rPr>
      </w:pPr>
      <w:proofErr w:type="spellStart"/>
      <w:r w:rsidRPr="00783848">
        <w:rPr>
          <w:b/>
          <w:lang w:val="es-ES"/>
        </w:rPr>
        <w:t>Flexbox</w:t>
      </w:r>
      <w:proofErr w:type="spellEnd"/>
    </w:p>
    <w:p w:rsidR="00783848" w:rsidRPr="00783848" w:rsidRDefault="00783848" w:rsidP="00783848">
      <w:pPr>
        <w:rPr>
          <w:lang w:val="es-ES"/>
        </w:rPr>
      </w:pPr>
      <w:r w:rsidRPr="00783848">
        <w:rPr>
          <w:lang w:val="es-ES"/>
        </w:rPr>
        <w:t xml:space="preserve">Uno de los trabajos más difíciles en CSS es alinear elementos. Para hacerlo más fácil podemos contar con </w:t>
      </w:r>
      <w:proofErr w:type="spellStart"/>
      <w:r w:rsidRPr="00783848">
        <w:rPr>
          <w:lang w:val="es-ES"/>
        </w:rPr>
        <w:t>Flexbox</w:t>
      </w:r>
      <w:proofErr w:type="spellEnd"/>
      <w:r w:rsidRPr="00783848">
        <w:rPr>
          <w:lang w:val="es-ES"/>
        </w:rPr>
        <w:t>.</w:t>
      </w:r>
    </w:p>
    <w:p w:rsidR="00783848" w:rsidRPr="00783848" w:rsidRDefault="00783848" w:rsidP="00783848">
      <w:pPr>
        <w:rPr>
          <w:lang w:val="es-ES"/>
        </w:rPr>
      </w:pPr>
    </w:p>
    <w:p w:rsidR="004746E2" w:rsidRDefault="00783848" w:rsidP="00783848">
      <w:pPr>
        <w:rPr>
          <w:lang w:val="es-ES"/>
        </w:rPr>
      </w:pPr>
      <w:r w:rsidRPr="00783848">
        <w:rPr>
          <w:lang w:val="es-ES"/>
        </w:rPr>
        <w:t>Es importante tener presente que tendremos un contenedor y los elementos que queremos organizar dependiendo de nuestras necesidades.</w:t>
      </w:r>
    </w:p>
    <w:p w:rsidR="004746E2" w:rsidRDefault="004A640A" w:rsidP="004746E2">
      <w:pPr>
        <w:rPr>
          <w:lang w:val="es-ES"/>
        </w:rPr>
      </w:pPr>
      <w:hyperlink r:id="rId36" w:history="1">
        <w:r w:rsidR="00783848" w:rsidRPr="0019235F">
          <w:rPr>
            <w:rStyle w:val="Hipervnculo"/>
            <w:lang w:val="es-ES"/>
          </w:rPr>
          <w:t>https://css-tricks.com/snippets/css/a-guide-to-flexbox/</w:t>
        </w:r>
      </w:hyperlink>
    </w:p>
    <w:p w:rsidR="00783848" w:rsidRDefault="004A640A" w:rsidP="004746E2">
      <w:pPr>
        <w:rPr>
          <w:lang w:val="es-ES"/>
        </w:rPr>
      </w:pPr>
      <w:hyperlink r:id="rId37" w:anchor="es" w:history="1">
        <w:r w:rsidR="00783848" w:rsidRPr="0019235F">
          <w:rPr>
            <w:rStyle w:val="Hipervnculo"/>
            <w:lang w:val="es-ES"/>
          </w:rPr>
          <w:t>https://flexboxfroggy.com/#es</w:t>
        </w:r>
      </w:hyperlink>
    </w:p>
    <w:p w:rsidR="00783848" w:rsidRDefault="004A640A" w:rsidP="004746E2">
      <w:pPr>
        <w:rPr>
          <w:lang w:val="es-ES"/>
        </w:rPr>
      </w:pPr>
      <w:hyperlink r:id="rId38" w:history="1">
        <w:r w:rsidR="00783848" w:rsidRPr="0019235F">
          <w:rPr>
            <w:rStyle w:val="Hipervnculo"/>
            <w:lang w:val="es-ES"/>
          </w:rPr>
          <w:t>https://developer.mozilla.org/en-US/docs/Web/CSS/CSS_Flexible_Box_Layout/Basic_Concepts_of_Flexbox</w:t>
        </w:r>
      </w:hyperlink>
    </w:p>
    <w:p w:rsidR="00783848" w:rsidRDefault="00783848" w:rsidP="004746E2">
      <w:pPr>
        <w:rPr>
          <w:lang w:val="es-ES"/>
        </w:rPr>
      </w:pPr>
      <w:r w:rsidRPr="00783848">
        <w:rPr>
          <w:lang w:val="es-ES"/>
        </w:rPr>
        <w:t>https://platzi.com/blog/flexbox-vs-css-grid-cual-es-la-diferencia/</w:t>
      </w:r>
    </w:p>
    <w:p w:rsidR="00E35F28" w:rsidRDefault="00E35F28" w:rsidP="00E35F28">
      <w:pPr>
        <w:rPr>
          <w:lang w:val="es-ES"/>
        </w:rPr>
      </w:pPr>
    </w:p>
    <w:p w:rsidR="00E35F28" w:rsidRPr="00E35F28" w:rsidRDefault="00E35F28" w:rsidP="00E35F28">
      <w:pPr>
        <w:rPr>
          <w:b/>
          <w:lang w:val="es-ES"/>
        </w:rPr>
      </w:pPr>
      <w:r w:rsidRPr="00E35F28">
        <w:rPr>
          <w:b/>
          <w:lang w:val="es-ES"/>
        </w:rPr>
        <w:t xml:space="preserve">Nuestro nuevo sistema de </w:t>
      </w:r>
      <w:proofErr w:type="spellStart"/>
      <w:r w:rsidRPr="00E35F28">
        <w:rPr>
          <w:b/>
          <w:lang w:val="es-ES"/>
        </w:rPr>
        <w:t>layout</w:t>
      </w:r>
      <w:proofErr w:type="spellEnd"/>
      <w:r w:rsidRPr="00E35F28">
        <w:rPr>
          <w:b/>
          <w:lang w:val="es-ES"/>
        </w:rPr>
        <w:t xml:space="preserve">: CSS </w:t>
      </w:r>
      <w:proofErr w:type="spellStart"/>
      <w:r w:rsidRPr="00E35F28">
        <w:rPr>
          <w:b/>
          <w:lang w:val="es-ES"/>
        </w:rPr>
        <w:t>Grid</w:t>
      </w:r>
      <w:proofErr w:type="spellEnd"/>
    </w:p>
    <w:p w:rsidR="00E35F28" w:rsidRPr="00E35F28" w:rsidRDefault="00E35F28" w:rsidP="00E35F28">
      <w:pPr>
        <w:rPr>
          <w:lang w:val="es-ES"/>
        </w:rPr>
      </w:pPr>
      <w:r w:rsidRPr="00E35F28">
        <w:rPr>
          <w:lang w:val="es-ES"/>
        </w:rPr>
        <w:t xml:space="preserve">Con CSS </w:t>
      </w:r>
      <w:proofErr w:type="spellStart"/>
      <w:r w:rsidRPr="00E35F28">
        <w:rPr>
          <w:lang w:val="es-ES"/>
        </w:rPr>
        <w:t>Grid</w:t>
      </w:r>
      <w:proofErr w:type="spellEnd"/>
      <w:r w:rsidRPr="00E35F28">
        <w:rPr>
          <w:lang w:val="es-ES"/>
        </w:rPr>
        <w:t xml:space="preserve"> podemos maquetar todo el </w:t>
      </w:r>
      <w:proofErr w:type="spellStart"/>
      <w:r w:rsidRPr="00E35F28">
        <w:rPr>
          <w:lang w:val="es-ES"/>
        </w:rPr>
        <w:t>layout</w:t>
      </w:r>
      <w:proofErr w:type="spellEnd"/>
      <w:r w:rsidRPr="00E35F28">
        <w:rPr>
          <w:lang w:val="es-ES"/>
        </w:rPr>
        <w:t>/estructura general de nuestro sitio para que se adapten a diferentes tamaños de pantalla, lo que conocemos como diseño responsivo.</w:t>
      </w:r>
    </w:p>
    <w:p w:rsidR="00E35F28" w:rsidRPr="00E35F28" w:rsidRDefault="00E35F28" w:rsidP="00E35F28">
      <w:pPr>
        <w:rPr>
          <w:lang w:val="es-ES"/>
        </w:rPr>
      </w:pPr>
    </w:p>
    <w:p w:rsidR="00783848" w:rsidRDefault="00E35F28" w:rsidP="00E35F28">
      <w:pPr>
        <w:rPr>
          <w:lang w:val="es-ES"/>
        </w:rPr>
      </w:pPr>
      <w:r w:rsidRPr="00E35F28">
        <w:rPr>
          <w:lang w:val="es-ES"/>
        </w:rPr>
        <w:t xml:space="preserve">Al igual que </w:t>
      </w:r>
      <w:proofErr w:type="spellStart"/>
      <w:r w:rsidRPr="00E35F28">
        <w:rPr>
          <w:lang w:val="es-ES"/>
        </w:rPr>
        <w:t>Flebox</w:t>
      </w:r>
      <w:proofErr w:type="spellEnd"/>
      <w:r w:rsidRPr="00E35F28">
        <w:rPr>
          <w:lang w:val="es-ES"/>
        </w:rPr>
        <w:t>, tenemos propiedades diferentes, tanto para el contenedor como para los elementos, y podemos usarlos dependiendo de nuestras necesidades.</w:t>
      </w:r>
    </w:p>
    <w:p w:rsidR="00E35F28" w:rsidRDefault="004A640A" w:rsidP="00E35F28">
      <w:pPr>
        <w:rPr>
          <w:lang w:val="es-ES"/>
        </w:rPr>
      </w:pPr>
      <w:hyperlink r:id="rId39" w:history="1">
        <w:r w:rsidR="00E35F28" w:rsidRPr="0019235F">
          <w:rPr>
            <w:rStyle w:val="Hipervnculo"/>
            <w:lang w:val="es-ES"/>
          </w:rPr>
          <w:t>https://css-tricks.com/snippets/css/complete-guide-grid/</w:t>
        </w:r>
      </w:hyperlink>
    </w:p>
    <w:p w:rsidR="00E35F28" w:rsidRDefault="004A640A" w:rsidP="00E35F28">
      <w:pPr>
        <w:rPr>
          <w:lang w:val="es-ES"/>
        </w:rPr>
      </w:pPr>
      <w:hyperlink r:id="rId40" w:history="1">
        <w:r w:rsidR="00E35F28" w:rsidRPr="0019235F">
          <w:rPr>
            <w:rStyle w:val="Hipervnculo"/>
            <w:lang w:val="es-ES"/>
          </w:rPr>
          <w:t>https://developer.mozilla.org/en-US/docs/Web/CSS/grid</w:t>
        </w:r>
      </w:hyperlink>
    </w:p>
    <w:p w:rsidR="00E35F28" w:rsidRDefault="004A640A" w:rsidP="00E35F28">
      <w:pPr>
        <w:rPr>
          <w:lang w:val="es-ES"/>
        </w:rPr>
      </w:pPr>
      <w:hyperlink r:id="rId41" w:history="1">
        <w:r w:rsidR="00E35F28" w:rsidRPr="0019235F">
          <w:rPr>
            <w:rStyle w:val="Hipervnculo"/>
            <w:lang w:val="es-ES"/>
          </w:rPr>
          <w:t>https://labs.jensimmons.com/</w:t>
        </w:r>
      </w:hyperlink>
    </w:p>
    <w:p w:rsidR="00E35F28" w:rsidRDefault="004A640A" w:rsidP="00E35F28">
      <w:pPr>
        <w:rPr>
          <w:lang w:val="es-ES"/>
        </w:rPr>
      </w:pPr>
      <w:hyperlink r:id="rId42" w:history="1">
        <w:r w:rsidR="00E35F28" w:rsidRPr="0019235F">
          <w:rPr>
            <w:rStyle w:val="Hipervnculo"/>
            <w:lang w:val="es-ES"/>
          </w:rPr>
          <w:t>https://www.youtube.com/channel/UC7TizprGknbDalbHplROtag</w:t>
        </w:r>
      </w:hyperlink>
    </w:p>
    <w:p w:rsidR="00E35F28" w:rsidRDefault="004A640A" w:rsidP="00E35F28">
      <w:pPr>
        <w:rPr>
          <w:lang w:val="es-ES"/>
        </w:rPr>
      </w:pPr>
      <w:hyperlink r:id="rId43" w:anchor="es" w:history="1">
        <w:r w:rsidR="00E35F28" w:rsidRPr="0019235F">
          <w:rPr>
            <w:rStyle w:val="Hipervnculo"/>
            <w:lang w:val="es-ES"/>
          </w:rPr>
          <w:t>https://cssgridgarden.com/#es</w:t>
        </w:r>
      </w:hyperlink>
    </w:p>
    <w:p w:rsidR="00E35F28" w:rsidRDefault="00E35F28" w:rsidP="00E35F28">
      <w:pPr>
        <w:rPr>
          <w:lang w:val="es-ES"/>
        </w:rPr>
      </w:pPr>
    </w:p>
    <w:p w:rsidR="00C66D6C" w:rsidRPr="00C66D6C" w:rsidRDefault="00C66D6C" w:rsidP="00C66D6C">
      <w:pPr>
        <w:shd w:val="clear" w:color="auto" w:fill="FFFFFF"/>
        <w:spacing w:before="113" w:after="113" w:line="240" w:lineRule="auto"/>
        <w:rPr>
          <w:rFonts w:ascii="Arial" w:eastAsia="Times New Roman" w:hAnsi="Arial" w:cs="Arial"/>
          <w:color w:val="273B47"/>
          <w:sz w:val="24"/>
          <w:szCs w:val="24"/>
          <w:lang w:val="es-ES"/>
        </w:rPr>
      </w:pPr>
      <w:r w:rsidRPr="00C66D6C">
        <w:rPr>
          <w:rFonts w:ascii="Arial" w:eastAsia="Times New Roman" w:hAnsi="Arial" w:cs="Arial"/>
          <w:color w:val="273B47"/>
          <w:sz w:val="24"/>
          <w:szCs w:val="24"/>
          <w:lang w:val="es-ES"/>
        </w:rPr>
        <w:t xml:space="preserve">En esta clase vamos a continuar con la construcción de nuestro proyecto </w:t>
      </w:r>
      <w:proofErr w:type="spellStart"/>
      <w:r w:rsidRPr="00C66D6C">
        <w:rPr>
          <w:rFonts w:ascii="Arial" w:eastAsia="Times New Roman" w:hAnsi="Arial" w:cs="Arial"/>
          <w:color w:val="273B47"/>
          <w:sz w:val="24"/>
          <w:szCs w:val="24"/>
          <w:lang w:val="es-ES"/>
        </w:rPr>
        <w:t>PlatziVideo</w:t>
      </w:r>
      <w:proofErr w:type="spellEnd"/>
      <w:r w:rsidRPr="00C66D6C">
        <w:rPr>
          <w:rFonts w:ascii="Arial" w:eastAsia="Times New Roman" w:hAnsi="Arial" w:cs="Arial"/>
          <w:color w:val="273B47"/>
          <w:sz w:val="24"/>
          <w:szCs w:val="24"/>
          <w:lang w:val="es-ES"/>
        </w:rPr>
        <w:t>. Para esto vamos a reutilizar la estructura y estilos del menú desplegable que construimos en las siguientes clases:</w:t>
      </w:r>
    </w:p>
    <w:p w:rsidR="00C66D6C" w:rsidRPr="00C66D6C" w:rsidRDefault="004A640A" w:rsidP="00C66D6C">
      <w:pPr>
        <w:numPr>
          <w:ilvl w:val="0"/>
          <w:numId w:val="11"/>
        </w:numPr>
        <w:shd w:val="clear" w:color="auto" w:fill="FFFFFF"/>
        <w:spacing w:after="0" w:line="240" w:lineRule="auto"/>
        <w:ind w:left="113" w:right="113"/>
        <w:rPr>
          <w:rFonts w:ascii="Arial" w:eastAsia="Times New Roman" w:hAnsi="Arial" w:cs="Arial"/>
          <w:color w:val="273B47"/>
          <w:sz w:val="24"/>
          <w:szCs w:val="24"/>
          <w:lang w:val="es-ES"/>
        </w:rPr>
      </w:pPr>
      <w:hyperlink r:id="rId44" w:tgtFrame="_blank" w:history="1">
        <w:r w:rsidR="00C66D6C" w:rsidRPr="00C66D6C">
          <w:rPr>
            <w:rFonts w:ascii="Arial" w:eastAsia="Times New Roman" w:hAnsi="Arial" w:cs="Arial"/>
            <w:color w:val="0791E6"/>
            <w:sz w:val="24"/>
            <w:szCs w:val="24"/>
            <w:u w:val="single"/>
            <w:lang w:val="es-ES"/>
          </w:rPr>
          <w:t>Estructura con HTML y BEM de un menú desplegable</w:t>
        </w:r>
      </w:hyperlink>
    </w:p>
    <w:p w:rsidR="00C66D6C" w:rsidRPr="00C66D6C" w:rsidRDefault="004A640A" w:rsidP="00C66D6C">
      <w:pPr>
        <w:numPr>
          <w:ilvl w:val="0"/>
          <w:numId w:val="11"/>
        </w:numPr>
        <w:shd w:val="clear" w:color="auto" w:fill="FFFFFF"/>
        <w:spacing w:after="0" w:line="240" w:lineRule="auto"/>
        <w:ind w:left="113" w:right="113"/>
        <w:rPr>
          <w:rFonts w:ascii="Arial" w:eastAsia="Times New Roman" w:hAnsi="Arial" w:cs="Arial"/>
          <w:color w:val="273B47"/>
          <w:sz w:val="24"/>
          <w:szCs w:val="24"/>
          <w:lang w:val="es-ES"/>
        </w:rPr>
      </w:pPr>
      <w:hyperlink r:id="rId45" w:tgtFrame="_blank" w:history="1">
        <w:r w:rsidR="00C66D6C" w:rsidRPr="00C66D6C">
          <w:rPr>
            <w:rFonts w:ascii="Arial" w:eastAsia="Times New Roman" w:hAnsi="Arial" w:cs="Arial"/>
            <w:color w:val="0791E6"/>
            <w:sz w:val="24"/>
            <w:szCs w:val="24"/>
            <w:u w:val="single"/>
            <w:lang w:val="es-ES"/>
          </w:rPr>
          <w:t>Estilizando nuestro menú desplegable con CSS</w:t>
        </w:r>
      </w:hyperlink>
    </w:p>
    <w:p w:rsidR="00C66D6C" w:rsidRDefault="00C66D6C" w:rsidP="00E35F28">
      <w:pPr>
        <w:rPr>
          <w:lang w:val="es-ES"/>
        </w:rPr>
      </w:pPr>
    </w:p>
    <w:p w:rsidR="00127F1B" w:rsidRDefault="00127F1B" w:rsidP="00E35F28">
      <w:pPr>
        <w:rPr>
          <w:lang w:val="es-ES"/>
        </w:rPr>
      </w:pPr>
    </w:p>
    <w:p w:rsidR="00127F1B" w:rsidRPr="00127F1B" w:rsidRDefault="00127F1B" w:rsidP="00127F1B">
      <w:pPr>
        <w:rPr>
          <w:b/>
          <w:lang w:val="es-ES"/>
        </w:rPr>
      </w:pPr>
      <w:r w:rsidRPr="00127F1B">
        <w:rPr>
          <w:b/>
          <w:lang w:val="es-ES"/>
        </w:rPr>
        <w:t xml:space="preserve">Media </w:t>
      </w:r>
      <w:proofErr w:type="spellStart"/>
      <w:r w:rsidRPr="00127F1B">
        <w:rPr>
          <w:b/>
          <w:lang w:val="es-ES"/>
        </w:rPr>
        <w:t>queries</w:t>
      </w:r>
      <w:proofErr w:type="spellEnd"/>
    </w:p>
    <w:p w:rsidR="00127F1B" w:rsidRPr="00127F1B" w:rsidRDefault="00127F1B" w:rsidP="00127F1B">
      <w:pPr>
        <w:rPr>
          <w:lang w:val="es-ES"/>
        </w:rPr>
      </w:pPr>
      <w:r w:rsidRPr="00127F1B">
        <w:rPr>
          <w:lang w:val="es-ES"/>
        </w:rPr>
        <w:t xml:space="preserve">Los media </w:t>
      </w:r>
      <w:proofErr w:type="spellStart"/>
      <w:r w:rsidRPr="00127F1B">
        <w:rPr>
          <w:lang w:val="es-ES"/>
        </w:rPr>
        <w:t>queries</w:t>
      </w:r>
      <w:proofErr w:type="spellEnd"/>
      <w:r w:rsidRPr="00127F1B">
        <w:rPr>
          <w:lang w:val="es-ES"/>
        </w:rPr>
        <w:t xml:space="preserve"> nos ayudan a ajustar </w:t>
      </w:r>
      <w:proofErr w:type="gramStart"/>
      <w:r w:rsidRPr="00127F1B">
        <w:rPr>
          <w:lang w:val="es-ES"/>
        </w:rPr>
        <w:t>nuestros diseño</w:t>
      </w:r>
      <w:proofErr w:type="gramEnd"/>
      <w:r w:rsidRPr="00127F1B">
        <w:rPr>
          <w:lang w:val="es-ES"/>
        </w:rPr>
        <w:t xml:space="preserve"> a dispositivos más pequeños como </w:t>
      </w:r>
      <w:proofErr w:type="spellStart"/>
      <w:r w:rsidRPr="00127F1B">
        <w:rPr>
          <w:lang w:val="es-ES"/>
        </w:rPr>
        <w:t>tablets</w:t>
      </w:r>
      <w:proofErr w:type="spellEnd"/>
      <w:r w:rsidRPr="00127F1B">
        <w:rPr>
          <w:lang w:val="es-ES"/>
        </w:rPr>
        <w:t xml:space="preserve"> y celulares.</w:t>
      </w:r>
    </w:p>
    <w:p w:rsidR="00127F1B" w:rsidRPr="00127F1B" w:rsidRDefault="00127F1B" w:rsidP="00127F1B">
      <w:pPr>
        <w:rPr>
          <w:lang w:val="es-ES"/>
        </w:rPr>
      </w:pPr>
    </w:p>
    <w:p w:rsidR="00127F1B" w:rsidRPr="00127F1B" w:rsidRDefault="00127F1B" w:rsidP="00127F1B">
      <w:pPr>
        <w:rPr>
          <w:lang w:val="es-ES"/>
        </w:rPr>
      </w:pPr>
      <w:r w:rsidRPr="00127F1B">
        <w:rPr>
          <w:lang w:val="es-ES"/>
        </w:rPr>
        <w:t xml:space="preserve">Es recomendable seguir la metodología de Mobile </w:t>
      </w:r>
      <w:proofErr w:type="spellStart"/>
      <w:r w:rsidRPr="00127F1B">
        <w:rPr>
          <w:lang w:val="es-ES"/>
        </w:rPr>
        <w:t>First</w:t>
      </w:r>
      <w:proofErr w:type="spellEnd"/>
      <w:r w:rsidRPr="00127F1B">
        <w:rPr>
          <w:lang w:val="es-ES"/>
        </w:rPr>
        <w:t xml:space="preserve">: comenzar a diseñar para el dispositivo más pequeño e ir creando las media </w:t>
      </w:r>
      <w:proofErr w:type="spellStart"/>
      <w:r w:rsidRPr="00127F1B">
        <w:rPr>
          <w:lang w:val="es-ES"/>
        </w:rPr>
        <w:t>queries</w:t>
      </w:r>
      <w:proofErr w:type="spellEnd"/>
      <w:r w:rsidRPr="00127F1B">
        <w:rPr>
          <w:lang w:val="es-ES"/>
        </w:rPr>
        <w:t xml:space="preserve"> para las pantallas más grandes.</w:t>
      </w:r>
    </w:p>
    <w:p w:rsidR="00127F1B" w:rsidRDefault="00127F1B" w:rsidP="00E35F28">
      <w:pPr>
        <w:rPr>
          <w:lang w:val="es-ES"/>
        </w:rPr>
      </w:pPr>
    </w:p>
    <w:p w:rsidR="000C3021" w:rsidRDefault="000C3021" w:rsidP="00E35F28">
      <w:pPr>
        <w:rPr>
          <w:b/>
          <w:lang w:val="es-ES"/>
        </w:rPr>
      </w:pPr>
      <w:r w:rsidRPr="000C3021">
        <w:rPr>
          <w:b/>
          <w:lang w:val="es-ES"/>
        </w:rPr>
        <w:t>¿Qué es un preprocesador, cuáles existen y cuáles son sus diferencias?</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CSS es un lenguaje de hojas de estilo que nos permite crear sitios web agradables para el usuario, sin embargo, nuestros archivos de CSS suelen ser bastante extensos, lo que produce una demanda significativa de nuestro tiempo y puede generar un trabajo menos productivo.</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 xml:space="preserve">Una de las cosas que puedes hacer para evitar tantas líneas de código es utilizar los preprocesadores de CSS, los cuales extienden las funcionalidades de CSS común, permitiéndonos </w:t>
      </w:r>
      <w:r w:rsidRPr="000C3021">
        <w:rPr>
          <w:rFonts w:ascii="Arial" w:hAnsi="Arial" w:cs="Arial"/>
          <w:color w:val="273B47"/>
          <w:sz w:val="30"/>
          <w:szCs w:val="30"/>
          <w:lang w:val="es-ES"/>
        </w:rPr>
        <w:lastRenderedPageBreak/>
        <w:t xml:space="preserve">tener variables, funciones, </w:t>
      </w:r>
      <w:proofErr w:type="spellStart"/>
      <w:r w:rsidRPr="000C3021">
        <w:rPr>
          <w:rFonts w:ascii="Arial" w:hAnsi="Arial" w:cs="Arial"/>
          <w:color w:val="273B47"/>
          <w:sz w:val="30"/>
          <w:szCs w:val="30"/>
          <w:lang w:val="es-ES"/>
        </w:rPr>
        <w:t>mixins</w:t>
      </w:r>
      <w:proofErr w:type="spellEnd"/>
      <w:r w:rsidRPr="000C3021">
        <w:rPr>
          <w:rFonts w:ascii="Arial" w:hAnsi="Arial" w:cs="Arial"/>
          <w:color w:val="273B47"/>
          <w:sz w:val="30"/>
          <w:szCs w:val="30"/>
          <w:lang w:val="es-ES"/>
        </w:rPr>
        <w:t>, reutilización de código, flexibilidad en el desarrollo, etc.</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Pero, ¿cómo es que funcionan los preprocesadores?</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 xml:space="preserve">Un preprocesador se escribe con una sintaxis especial que nosotros le indicamos y debe compilarse a CSS para ser comprendido por el navegador. En sí lo que estamos haciendo es </w:t>
      </w:r>
      <w:proofErr w:type="gramStart"/>
      <w:r w:rsidRPr="000C3021">
        <w:rPr>
          <w:rFonts w:ascii="Arial" w:hAnsi="Arial" w:cs="Arial"/>
          <w:color w:val="273B47"/>
          <w:sz w:val="30"/>
          <w:szCs w:val="30"/>
          <w:lang w:val="es-ES"/>
        </w:rPr>
        <w:t>CSS</w:t>
      </w:r>
      <w:proofErr w:type="gramEnd"/>
      <w:r w:rsidRPr="000C3021">
        <w:rPr>
          <w:rFonts w:ascii="Arial" w:hAnsi="Arial" w:cs="Arial"/>
          <w:color w:val="273B47"/>
          <w:sz w:val="30"/>
          <w:szCs w:val="30"/>
          <w:lang w:val="es-ES"/>
        </w:rPr>
        <w:t xml:space="preserve"> pero con esteroides.</w:t>
      </w:r>
    </w:p>
    <w:p w:rsidR="000C3021" w:rsidRDefault="000C3021" w:rsidP="000C3021">
      <w:r>
        <w:rPr>
          <w:noProof/>
        </w:rPr>
        <w:lastRenderedPageBreak/>
        <w:drawing>
          <wp:inline distT="0" distB="0" distL="0" distR="0">
            <wp:extent cx="15243810" cy="11163300"/>
            <wp:effectExtent l="0" t="0" r="0" b="0"/>
            <wp:docPr id="9" name="Imagen 9" descr="Que es un preproces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 es un preprocesad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3810" cy="11163300"/>
                    </a:xfrm>
                    <a:prstGeom prst="rect">
                      <a:avLst/>
                    </a:prstGeom>
                    <a:noFill/>
                    <a:ln>
                      <a:noFill/>
                    </a:ln>
                  </pic:spPr>
                </pic:pic>
              </a:graphicData>
            </a:graphic>
          </wp:inline>
        </w:drawing>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lastRenderedPageBreak/>
        <w:t xml:space="preserve">Esta sintaxis que te menciono depende de cada preprocesador. Los más conocidos y usados son: LESS, SASS y </w:t>
      </w:r>
      <w:proofErr w:type="spellStart"/>
      <w:r w:rsidRPr="000C3021">
        <w:rPr>
          <w:rFonts w:ascii="Arial" w:hAnsi="Arial" w:cs="Arial"/>
          <w:color w:val="273B47"/>
          <w:sz w:val="30"/>
          <w:szCs w:val="30"/>
          <w:lang w:val="es-ES"/>
        </w:rPr>
        <w:t>Stylus</w:t>
      </w:r>
      <w:proofErr w:type="spellEnd"/>
      <w:r w:rsidRPr="000C3021">
        <w:rPr>
          <w:rFonts w:ascii="Arial" w:hAnsi="Arial" w:cs="Arial"/>
          <w:color w:val="273B47"/>
          <w:sz w:val="30"/>
          <w:szCs w:val="30"/>
          <w:lang w:val="es-ES"/>
        </w:rPr>
        <w:t>. ¿Cuál usar? En mi opinión personal, esta decisión depende más de tus gustos personales y de qué tan cómodo o cómoda te sientas con una sintaxis o con otra, sin embargo, es también importante que dialogues con tu equipo y evalúen con qué preprocesador quieren trabajar dependiendo de las necesidades del proyecto.</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Aquí te comparto la documentación oficial de cada uno de ellos para que puedas evaluar sus diferencias en sintaxis:</w:t>
      </w:r>
    </w:p>
    <w:p w:rsidR="000C3021" w:rsidRPr="000C3021" w:rsidRDefault="004A640A" w:rsidP="000C3021">
      <w:pPr>
        <w:pStyle w:val="NormalWeb"/>
        <w:shd w:val="clear" w:color="auto" w:fill="FFFFFF"/>
        <w:spacing w:before="0" w:beforeAutospacing="0" w:after="0" w:afterAutospacing="0" w:line="384" w:lineRule="atLeast"/>
        <w:rPr>
          <w:rFonts w:ascii="Arial" w:hAnsi="Arial" w:cs="Arial"/>
          <w:color w:val="273B47"/>
          <w:sz w:val="30"/>
          <w:szCs w:val="30"/>
          <w:lang w:val="es-ES"/>
        </w:rPr>
      </w:pPr>
      <w:hyperlink r:id="rId47" w:tgtFrame="_blank" w:history="1">
        <w:r w:rsidR="000C3021" w:rsidRPr="000C3021">
          <w:rPr>
            <w:rStyle w:val="Hipervnculo"/>
            <w:rFonts w:ascii="Arial" w:hAnsi="Arial" w:cs="Arial"/>
            <w:color w:val="0791E6"/>
            <w:sz w:val="30"/>
            <w:szCs w:val="30"/>
            <w:lang w:val="es-ES"/>
          </w:rPr>
          <w:t>https://sass-lang.com/guide</w:t>
        </w:r>
      </w:hyperlink>
      <w:r w:rsidR="000C3021" w:rsidRPr="000C3021">
        <w:rPr>
          <w:rFonts w:ascii="Arial" w:hAnsi="Arial" w:cs="Arial"/>
          <w:color w:val="273B47"/>
          <w:sz w:val="30"/>
          <w:szCs w:val="30"/>
          <w:lang w:val="es-ES"/>
        </w:rPr>
        <w:br/>
      </w:r>
      <w:hyperlink r:id="rId48" w:tgtFrame="_blank" w:history="1">
        <w:r w:rsidR="000C3021" w:rsidRPr="000C3021">
          <w:rPr>
            <w:rStyle w:val="Hipervnculo"/>
            <w:rFonts w:ascii="Arial" w:hAnsi="Arial" w:cs="Arial"/>
            <w:color w:val="0791E6"/>
            <w:sz w:val="30"/>
            <w:szCs w:val="30"/>
            <w:lang w:val="es-ES"/>
          </w:rPr>
          <w:t>http://lesscss.org/</w:t>
        </w:r>
      </w:hyperlink>
      <w:r w:rsidR="000C3021" w:rsidRPr="000C3021">
        <w:rPr>
          <w:rFonts w:ascii="Arial" w:hAnsi="Arial" w:cs="Arial"/>
          <w:color w:val="273B47"/>
          <w:sz w:val="30"/>
          <w:szCs w:val="30"/>
          <w:lang w:val="es-ES"/>
        </w:rPr>
        <w:br/>
      </w:r>
      <w:hyperlink r:id="rId49" w:tgtFrame="_blank" w:history="1">
        <w:r w:rsidR="000C3021" w:rsidRPr="000C3021">
          <w:rPr>
            <w:rStyle w:val="Hipervnculo"/>
            <w:rFonts w:ascii="Arial" w:hAnsi="Arial" w:cs="Arial"/>
            <w:color w:val="0791E6"/>
            <w:sz w:val="30"/>
            <w:szCs w:val="30"/>
            <w:lang w:val="es-ES"/>
          </w:rPr>
          <w:t>http://stylus-lang.com/</w:t>
        </w:r>
      </w:hyperlink>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Para aprender muy bien CSS y este tema de preprocesadores, es muy importante que practiques y seas constante. Comenzar algo siempre va a ser muy difícil, pero con paciencia y dedicación podrías llegar a dominar estos temas fácilmente.</w:t>
      </w:r>
    </w:p>
    <w:p w:rsidR="000C3021" w:rsidRP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 xml:space="preserve">Algo que me ayudó mucho cuando comencé, fue replicar páginas que me gustaban mucho (a modo de estudio, por supuesto). Comencé haciendo extensas líneas de CSS y quizás mis creaciones no eran las más bonitas, pero no me desmotivé, al contrario, seguí intentándolo y sumándole a esta práctica el tema de los preprocesadores, JavaScript, librerías, </w:t>
      </w:r>
      <w:proofErr w:type="spellStart"/>
      <w:r w:rsidRPr="000C3021">
        <w:rPr>
          <w:rFonts w:ascii="Arial" w:hAnsi="Arial" w:cs="Arial"/>
          <w:color w:val="273B47"/>
          <w:sz w:val="30"/>
          <w:szCs w:val="30"/>
          <w:lang w:val="es-ES"/>
        </w:rPr>
        <w:t>frameworks</w:t>
      </w:r>
      <w:proofErr w:type="spellEnd"/>
      <w:r w:rsidRPr="000C3021">
        <w:rPr>
          <w:rFonts w:ascii="Arial" w:hAnsi="Arial" w:cs="Arial"/>
          <w:color w:val="273B47"/>
          <w:sz w:val="30"/>
          <w:szCs w:val="30"/>
          <w:lang w:val="es-ES"/>
        </w:rPr>
        <w:t>, etc.</w:t>
      </w:r>
    </w:p>
    <w:p w:rsidR="000C3021" w:rsidRDefault="000C3021"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r w:rsidRPr="000C3021">
        <w:rPr>
          <w:rFonts w:ascii="Arial" w:hAnsi="Arial" w:cs="Arial"/>
          <w:color w:val="273B47"/>
          <w:sz w:val="30"/>
          <w:szCs w:val="30"/>
          <w:lang w:val="es-ES"/>
        </w:rPr>
        <w:t xml:space="preserve">Así que ánimo, practica bastante y por qué no, comparte tu conocimiento con la comunidad de </w:t>
      </w:r>
      <w:proofErr w:type="spellStart"/>
      <w:r w:rsidRPr="000C3021">
        <w:rPr>
          <w:rFonts w:ascii="Arial" w:hAnsi="Arial" w:cs="Arial"/>
          <w:color w:val="273B47"/>
          <w:sz w:val="30"/>
          <w:szCs w:val="30"/>
          <w:lang w:val="es-ES"/>
        </w:rPr>
        <w:t>Platzi</w:t>
      </w:r>
      <w:proofErr w:type="spellEnd"/>
      <w:r w:rsidRPr="000C3021">
        <w:rPr>
          <w:rFonts w:ascii="Arial" w:hAnsi="Arial" w:cs="Arial"/>
          <w:color w:val="273B47"/>
          <w:sz w:val="30"/>
          <w:szCs w:val="30"/>
          <w:lang w:val="es-ES"/>
        </w:rPr>
        <w:t xml:space="preserve"> o comunidades de desarrollo del lugar en donde vives.</w:t>
      </w:r>
    </w:p>
    <w:p w:rsidR="006C75F0" w:rsidRPr="000C3021" w:rsidRDefault="006C75F0" w:rsidP="000C3021">
      <w:pPr>
        <w:pStyle w:val="NormalWeb"/>
        <w:shd w:val="clear" w:color="auto" w:fill="FFFFFF"/>
        <w:spacing w:before="240" w:beforeAutospacing="0" w:after="240" w:afterAutospacing="0" w:line="384" w:lineRule="atLeast"/>
        <w:rPr>
          <w:rFonts w:ascii="Arial" w:hAnsi="Arial" w:cs="Arial"/>
          <w:color w:val="273B47"/>
          <w:sz w:val="30"/>
          <w:szCs w:val="30"/>
          <w:lang w:val="es-ES"/>
        </w:rPr>
      </w:pPr>
    </w:p>
    <w:p w:rsidR="006C75F0" w:rsidRPr="006C75F0" w:rsidRDefault="006C75F0" w:rsidP="006C75F0">
      <w:pPr>
        <w:rPr>
          <w:b/>
          <w:lang w:val="es-ES"/>
        </w:rPr>
      </w:pPr>
      <w:r w:rsidRPr="006C75F0">
        <w:rPr>
          <w:b/>
          <w:lang w:val="es-ES"/>
        </w:rPr>
        <w:t>La accesibilidad y nuestra responsabilidad como desarrolladores</w:t>
      </w:r>
    </w:p>
    <w:p w:rsidR="006C75F0" w:rsidRPr="006C75F0" w:rsidRDefault="006C75F0" w:rsidP="006C75F0">
      <w:pPr>
        <w:rPr>
          <w:lang w:val="es-ES"/>
        </w:rPr>
      </w:pPr>
      <w:r w:rsidRPr="006C75F0">
        <w:rPr>
          <w:lang w:val="es-ES"/>
        </w:rPr>
        <w:t>Debemos pensar en esas personas con una discapacidad visual que no tienen la posibilidad de ver lo mismo que la mayoría de nosotros. Estas personas no siempre usan el mouse, sino lectores de pantalla.</w:t>
      </w:r>
    </w:p>
    <w:p w:rsidR="006C75F0" w:rsidRPr="006C75F0" w:rsidRDefault="006C75F0" w:rsidP="006C75F0">
      <w:pPr>
        <w:rPr>
          <w:lang w:val="es-ES"/>
        </w:rPr>
      </w:pPr>
    </w:p>
    <w:p w:rsidR="000C3021" w:rsidRDefault="006C75F0" w:rsidP="006C75F0">
      <w:pPr>
        <w:rPr>
          <w:lang w:val="es-ES"/>
        </w:rPr>
      </w:pPr>
      <w:r w:rsidRPr="006C75F0">
        <w:rPr>
          <w:lang w:val="es-ES"/>
        </w:rPr>
        <w:t>Un Lector de Pantalla se encarga de leer toda la aplicación elemento por elemento. Que los lectores de pantalla funcionen es responsabilidad de las y los desarrolladores: debemos tener muy buena semántica, usar las etiquetas y atributos adecuados entre otras.</w:t>
      </w:r>
    </w:p>
    <w:p w:rsidR="006C75F0" w:rsidRDefault="006C75F0" w:rsidP="006C75F0">
      <w:pPr>
        <w:rPr>
          <w:lang w:val="es-ES"/>
        </w:rPr>
      </w:pPr>
    </w:p>
    <w:p w:rsidR="006C75F0" w:rsidRDefault="006C75F0" w:rsidP="006C75F0">
      <w:pPr>
        <w:rPr>
          <w:lang w:val="es-ES"/>
        </w:rPr>
      </w:pPr>
      <w:r>
        <w:rPr>
          <w:lang w:val="es-ES"/>
        </w:rPr>
        <w:t>Programa para accesibilidad: ANDI</w:t>
      </w:r>
      <w:r w:rsidR="00BF256E">
        <w:rPr>
          <w:lang w:val="es-ES"/>
        </w:rPr>
        <w:t xml:space="preserve"> - NVDA – JAWS -VOICEOVER</w:t>
      </w:r>
    </w:p>
    <w:p w:rsidR="002D3ECD" w:rsidRDefault="002D3ECD" w:rsidP="006C75F0">
      <w:pPr>
        <w:rPr>
          <w:lang w:val="es-ES"/>
        </w:rPr>
      </w:pPr>
    </w:p>
    <w:p w:rsidR="00BA58D6" w:rsidRDefault="00BA58D6" w:rsidP="006C75F0">
      <w:pPr>
        <w:rPr>
          <w:lang w:val="es-ES"/>
        </w:rPr>
      </w:pPr>
    </w:p>
    <w:p w:rsidR="00BA58D6" w:rsidRPr="00BA58D6" w:rsidRDefault="00BA58D6" w:rsidP="00BA58D6">
      <w:pPr>
        <w:pStyle w:val="NormalWeb"/>
        <w:shd w:val="clear" w:color="auto" w:fill="FFFFFF"/>
        <w:spacing w:before="0" w:beforeAutospacing="0" w:after="0" w:afterAutospacing="0"/>
        <w:rPr>
          <w:rFonts w:ascii="Arial" w:hAnsi="Arial" w:cs="Arial"/>
          <w:color w:val="4A4A4A"/>
          <w:lang w:val="es-ES"/>
        </w:rPr>
      </w:pPr>
      <w:r w:rsidRPr="00BA58D6">
        <w:rPr>
          <w:rFonts w:ascii="Arial" w:hAnsi="Arial" w:cs="Arial"/>
          <w:color w:val="4A4A4A"/>
          <w:lang w:val="es-ES"/>
        </w:rPr>
        <w:t xml:space="preserve">Para los que se hayan confundido o quieran saber la diferencia entre </w:t>
      </w:r>
      <w:proofErr w:type="spellStart"/>
      <w:r w:rsidRPr="00BA58D6">
        <w:rPr>
          <w:rFonts w:ascii="Arial" w:hAnsi="Arial" w:cs="Arial"/>
          <w:color w:val="4A4A4A"/>
          <w:lang w:val="es-ES"/>
        </w:rPr>
        <w:t>extend</w:t>
      </w:r>
      <w:proofErr w:type="spellEnd"/>
      <w:r w:rsidRPr="00BA58D6">
        <w:rPr>
          <w:rFonts w:ascii="Arial" w:hAnsi="Arial" w:cs="Arial"/>
          <w:color w:val="4A4A4A"/>
          <w:lang w:val="es-ES"/>
        </w:rPr>
        <w:t xml:space="preserve"> y el </w:t>
      </w:r>
      <w:proofErr w:type="spellStart"/>
      <w:r w:rsidRPr="00BA58D6">
        <w:rPr>
          <w:rFonts w:ascii="Arial" w:hAnsi="Arial" w:cs="Arial"/>
          <w:color w:val="4A4A4A"/>
          <w:lang w:val="es-ES"/>
        </w:rPr>
        <w:t>include</w:t>
      </w:r>
      <w:proofErr w:type="spellEnd"/>
      <w:r w:rsidRPr="00BA58D6">
        <w:rPr>
          <w:rFonts w:ascii="Arial" w:hAnsi="Arial" w:cs="Arial"/>
          <w:color w:val="4A4A4A"/>
          <w:lang w:val="es-ES"/>
        </w:rPr>
        <w:t xml:space="preserve"> es la siguiente:</w:t>
      </w:r>
      <w:r w:rsidRPr="00BA58D6">
        <w:rPr>
          <w:rFonts w:ascii="Arial" w:hAnsi="Arial" w:cs="Arial"/>
          <w:color w:val="4A4A4A"/>
          <w:lang w:val="es-ES"/>
        </w:rPr>
        <w:br/>
        <w:t xml:space="preserve">Los </w:t>
      </w:r>
      <w:proofErr w:type="spellStart"/>
      <w:r w:rsidRPr="00BA58D6">
        <w:rPr>
          <w:rFonts w:ascii="Arial" w:hAnsi="Arial" w:cs="Arial"/>
          <w:color w:val="4A4A4A"/>
          <w:lang w:val="es-ES"/>
        </w:rPr>
        <w:t>Mixins</w:t>
      </w:r>
      <w:proofErr w:type="spellEnd"/>
      <w:r w:rsidRPr="00BA58D6">
        <w:rPr>
          <w:rFonts w:ascii="Arial" w:hAnsi="Arial" w:cs="Arial"/>
          <w:color w:val="4A4A4A"/>
          <w:lang w:val="es-ES"/>
        </w:rPr>
        <w:t xml:space="preserve"> de </w:t>
      </w:r>
      <w:proofErr w:type="spellStart"/>
      <w:r w:rsidRPr="00BA58D6">
        <w:rPr>
          <w:rFonts w:ascii="Arial" w:hAnsi="Arial" w:cs="Arial"/>
          <w:color w:val="4A4A4A"/>
          <w:lang w:val="es-ES"/>
        </w:rPr>
        <w:t>Sass</w:t>
      </w:r>
      <w:proofErr w:type="spellEnd"/>
      <w:r w:rsidRPr="00BA58D6">
        <w:rPr>
          <w:rFonts w:ascii="Arial" w:hAnsi="Arial" w:cs="Arial"/>
          <w:color w:val="4A4A4A"/>
          <w:lang w:val="es-ES"/>
        </w:rPr>
        <w:t xml:space="preserve">, hacen algo parecido a lo que hemos visto con </w:t>
      </w:r>
      <w:proofErr w:type="spellStart"/>
      <w:r w:rsidRPr="00BA58D6">
        <w:rPr>
          <w:rFonts w:ascii="Arial" w:hAnsi="Arial" w:cs="Arial"/>
          <w:color w:val="4A4A4A"/>
          <w:lang w:val="es-ES"/>
        </w:rPr>
        <w:t>Extend</w:t>
      </w:r>
      <w:proofErr w:type="spellEnd"/>
      <w:r w:rsidRPr="00BA58D6">
        <w:rPr>
          <w:rFonts w:ascii="Arial" w:hAnsi="Arial" w:cs="Arial"/>
          <w:color w:val="4A4A4A"/>
          <w:lang w:val="es-ES"/>
        </w:rPr>
        <w:t>. Encapsulan varias líneas de código que posteriormente podemos llamar dentro de un selector.</w:t>
      </w:r>
      <w:r w:rsidRPr="00BA58D6">
        <w:rPr>
          <w:rFonts w:ascii="Arial" w:hAnsi="Arial" w:cs="Arial"/>
          <w:color w:val="4A4A4A"/>
          <w:lang w:val="es-ES"/>
        </w:rPr>
        <w:br/>
        <w:t xml:space="preserve">Sin embargo, los </w:t>
      </w:r>
      <w:proofErr w:type="spellStart"/>
      <w:r w:rsidRPr="00BA58D6">
        <w:rPr>
          <w:rFonts w:ascii="Arial" w:hAnsi="Arial" w:cs="Arial"/>
          <w:color w:val="4A4A4A"/>
          <w:lang w:val="es-ES"/>
        </w:rPr>
        <w:t>Mixins</w:t>
      </w:r>
      <w:proofErr w:type="spellEnd"/>
      <w:r w:rsidRPr="00BA58D6">
        <w:rPr>
          <w:rFonts w:ascii="Arial" w:hAnsi="Arial" w:cs="Arial"/>
          <w:color w:val="4A4A4A"/>
          <w:lang w:val="es-ES"/>
        </w:rPr>
        <w:t xml:space="preserve"> incorporan una novedad. Permiten pasarles un argumento que podrá tener un valor distinto cada vez que lo usemos.</w:t>
      </w:r>
      <w:r w:rsidRPr="00BA58D6">
        <w:rPr>
          <w:rFonts w:ascii="Arial" w:hAnsi="Arial" w:cs="Arial"/>
          <w:color w:val="4A4A4A"/>
          <w:lang w:val="es-ES"/>
        </w:rPr>
        <w:br/>
        <w:t xml:space="preserve">Me explico. Los </w:t>
      </w:r>
      <w:proofErr w:type="spellStart"/>
      <w:r w:rsidRPr="00BA58D6">
        <w:rPr>
          <w:rFonts w:ascii="Arial" w:hAnsi="Arial" w:cs="Arial"/>
          <w:color w:val="4A4A4A"/>
          <w:lang w:val="es-ES"/>
        </w:rPr>
        <w:t>Mixins</w:t>
      </w:r>
      <w:proofErr w:type="spellEnd"/>
      <w:r w:rsidRPr="00BA58D6">
        <w:rPr>
          <w:rFonts w:ascii="Arial" w:hAnsi="Arial" w:cs="Arial"/>
          <w:color w:val="4A4A4A"/>
          <w:lang w:val="es-ES"/>
        </w:rPr>
        <w:t xml:space="preserve"> se crean de la siguiente manera:</w:t>
      </w:r>
    </w:p>
    <w:p w:rsidR="00BA58D6" w:rsidRPr="00BA58D6" w:rsidRDefault="00BA58D6" w:rsidP="00BA58D6">
      <w:pPr>
        <w:pStyle w:val="HTMLconformatoprevio"/>
        <w:shd w:val="clear" w:color="auto" w:fill="333333"/>
        <w:rPr>
          <w:rStyle w:val="CdigoHTML"/>
          <w:color w:val="FFFFFF"/>
          <w:lang w:val="es-ES"/>
        </w:rPr>
      </w:pPr>
      <w:r w:rsidRPr="00BA58D6">
        <w:rPr>
          <w:rStyle w:val="CdigoHTML"/>
          <w:color w:val="FFFFFF"/>
          <w:lang w:val="es-ES"/>
        </w:rPr>
        <w:t>@</w:t>
      </w:r>
      <w:proofErr w:type="spellStart"/>
      <w:r w:rsidRPr="00BA58D6">
        <w:rPr>
          <w:rStyle w:val="CdigoHTML"/>
          <w:color w:val="FFFFFF"/>
          <w:lang w:val="es-ES"/>
        </w:rPr>
        <w:t>mixin</w:t>
      </w:r>
      <w:proofErr w:type="spellEnd"/>
      <w:r w:rsidRPr="00BA58D6">
        <w:rPr>
          <w:rStyle w:val="CdigoHTML"/>
          <w:color w:val="FFFFFF"/>
          <w:lang w:val="es-ES"/>
        </w:rPr>
        <w:t xml:space="preserve"> </w:t>
      </w:r>
      <w:proofErr w:type="spellStart"/>
      <w:r w:rsidRPr="00BA58D6">
        <w:rPr>
          <w:rStyle w:val="CdigoHTML"/>
          <w:color w:val="FFFFFF"/>
          <w:lang w:val="es-ES"/>
        </w:rPr>
        <w:t>border-radius</w:t>
      </w:r>
      <w:proofErr w:type="spellEnd"/>
      <w:r w:rsidRPr="00BA58D6">
        <w:rPr>
          <w:rStyle w:val="CdigoHTML"/>
          <w:color w:val="FFFFFF"/>
          <w:lang w:val="es-ES"/>
        </w:rPr>
        <w:t>($</w:t>
      </w:r>
      <w:proofErr w:type="spellStart"/>
      <w:r w:rsidRPr="00BA58D6">
        <w:rPr>
          <w:rStyle w:val="CdigoHTML"/>
          <w:color w:val="FFFFFF"/>
          <w:lang w:val="es-ES"/>
        </w:rPr>
        <w:t>radius</w:t>
      </w:r>
      <w:proofErr w:type="spellEnd"/>
      <w:r w:rsidRPr="00BA58D6">
        <w:rPr>
          <w:rStyle w:val="CdigoHTML"/>
          <w:color w:val="FFFFFF"/>
          <w:lang w:val="es-ES"/>
        </w:rPr>
        <w:t>) {</w:t>
      </w:r>
    </w:p>
    <w:p w:rsidR="00BA58D6" w:rsidRPr="00BA58D6" w:rsidRDefault="00BA58D6" w:rsidP="00BA58D6">
      <w:pPr>
        <w:pStyle w:val="HTMLconformatoprevio"/>
        <w:shd w:val="clear" w:color="auto" w:fill="333333"/>
        <w:rPr>
          <w:rStyle w:val="CdigoHTML"/>
          <w:color w:val="FFFFFF"/>
          <w:lang w:val="es-ES"/>
        </w:rPr>
      </w:pPr>
      <w:r w:rsidRPr="00BA58D6">
        <w:rPr>
          <w:rStyle w:val="CdigoHTML"/>
          <w:color w:val="FFFFFF"/>
          <w:lang w:val="es-ES"/>
        </w:rPr>
        <w:t>-webkit-</w:t>
      </w:r>
      <w:proofErr w:type="spellStart"/>
      <w:r w:rsidRPr="00BA58D6">
        <w:rPr>
          <w:rStyle w:val="CdigoHTML"/>
          <w:color w:val="FFFFFF"/>
          <w:lang w:val="es-ES"/>
        </w:rPr>
        <w:t>border</w:t>
      </w:r>
      <w:proofErr w:type="spellEnd"/>
      <w:r w:rsidRPr="00BA58D6">
        <w:rPr>
          <w:rStyle w:val="CdigoHTML"/>
          <w:color w:val="FFFFFF"/>
          <w:lang w:val="es-ES"/>
        </w:rPr>
        <w:t>-</w:t>
      </w:r>
      <w:proofErr w:type="spellStart"/>
      <w:r w:rsidRPr="00BA58D6">
        <w:rPr>
          <w:rStyle w:val="CdigoHTML"/>
          <w:color w:val="FFFFFF"/>
          <w:lang w:val="es-ES"/>
        </w:rPr>
        <w:t>radius</w:t>
      </w:r>
      <w:proofErr w:type="spellEnd"/>
      <w:r w:rsidRPr="00BA58D6">
        <w:rPr>
          <w:rStyle w:val="CdigoHTML"/>
          <w:color w:val="FFFFFF"/>
          <w:lang w:val="es-ES"/>
        </w:rPr>
        <w:t>: $</w:t>
      </w:r>
      <w:proofErr w:type="spellStart"/>
      <w:r w:rsidRPr="00BA58D6">
        <w:rPr>
          <w:rStyle w:val="CdigoHTML"/>
          <w:color w:val="FFFFFF"/>
          <w:lang w:val="es-ES"/>
        </w:rPr>
        <w:t>radius</w:t>
      </w:r>
      <w:proofErr w:type="spellEnd"/>
      <w:r w:rsidRPr="00BA58D6">
        <w:rPr>
          <w:rStyle w:val="CdigoHTML"/>
          <w:color w:val="FFFFFF"/>
          <w:lang w:val="es-ES"/>
        </w:rPr>
        <w:t>;</w:t>
      </w:r>
    </w:p>
    <w:p w:rsidR="00BA58D6" w:rsidRPr="00BA58D6" w:rsidRDefault="00BA58D6" w:rsidP="00BA58D6">
      <w:pPr>
        <w:pStyle w:val="HTMLconformatoprevio"/>
        <w:shd w:val="clear" w:color="auto" w:fill="333333"/>
        <w:rPr>
          <w:rStyle w:val="CdigoHTML"/>
          <w:color w:val="FFFFFF"/>
          <w:lang w:val="es-ES"/>
        </w:rPr>
      </w:pPr>
      <w:r w:rsidRPr="00BA58D6">
        <w:rPr>
          <w:rStyle w:val="CdigoHTML"/>
          <w:color w:val="FFFFFF"/>
          <w:lang w:val="es-ES"/>
        </w:rPr>
        <w:t>-</w:t>
      </w:r>
      <w:proofErr w:type="spellStart"/>
      <w:r w:rsidRPr="00BA58D6">
        <w:rPr>
          <w:rStyle w:val="CdigoHTML"/>
          <w:color w:val="FFFFFF"/>
          <w:lang w:val="es-ES"/>
        </w:rPr>
        <w:t>moz-border-radius</w:t>
      </w:r>
      <w:proofErr w:type="spellEnd"/>
      <w:r w:rsidRPr="00BA58D6">
        <w:rPr>
          <w:rStyle w:val="CdigoHTML"/>
          <w:color w:val="FFFFFF"/>
          <w:lang w:val="es-ES"/>
        </w:rPr>
        <w:t>: $</w:t>
      </w:r>
      <w:proofErr w:type="spellStart"/>
      <w:r w:rsidRPr="00BA58D6">
        <w:rPr>
          <w:rStyle w:val="CdigoHTML"/>
          <w:color w:val="FFFFFF"/>
          <w:lang w:val="es-ES"/>
        </w:rPr>
        <w:t>radius</w:t>
      </w:r>
      <w:proofErr w:type="spellEnd"/>
      <w:r w:rsidRPr="00BA58D6">
        <w:rPr>
          <w:rStyle w:val="CdigoHTML"/>
          <w:color w:val="FFFFFF"/>
          <w:lang w:val="es-ES"/>
        </w:rPr>
        <w:t>;</w:t>
      </w:r>
    </w:p>
    <w:p w:rsidR="00BA58D6" w:rsidRPr="00BA58D6" w:rsidRDefault="00BA58D6" w:rsidP="00BA58D6">
      <w:pPr>
        <w:pStyle w:val="HTMLconformatoprevio"/>
        <w:shd w:val="clear" w:color="auto" w:fill="333333"/>
        <w:rPr>
          <w:rStyle w:val="CdigoHTML"/>
          <w:color w:val="FFFFFF"/>
          <w:lang w:val="es-ES"/>
        </w:rPr>
      </w:pPr>
      <w:r w:rsidRPr="00BA58D6">
        <w:rPr>
          <w:rStyle w:val="CdigoHTML"/>
          <w:color w:val="FFFFFF"/>
          <w:lang w:val="es-ES"/>
        </w:rPr>
        <w:t>-ms-</w:t>
      </w:r>
      <w:proofErr w:type="spellStart"/>
      <w:r w:rsidRPr="00BA58D6">
        <w:rPr>
          <w:rStyle w:val="CdigoHTML"/>
          <w:color w:val="FFFFFF"/>
          <w:lang w:val="es-ES"/>
        </w:rPr>
        <w:t>border</w:t>
      </w:r>
      <w:proofErr w:type="spellEnd"/>
      <w:r w:rsidRPr="00BA58D6">
        <w:rPr>
          <w:rStyle w:val="CdigoHTML"/>
          <w:color w:val="FFFFFF"/>
          <w:lang w:val="es-ES"/>
        </w:rPr>
        <w:t>-</w:t>
      </w:r>
      <w:proofErr w:type="spellStart"/>
      <w:r w:rsidRPr="00BA58D6">
        <w:rPr>
          <w:rStyle w:val="CdigoHTML"/>
          <w:color w:val="FFFFFF"/>
          <w:lang w:val="es-ES"/>
        </w:rPr>
        <w:t>radius</w:t>
      </w:r>
      <w:proofErr w:type="spellEnd"/>
      <w:r w:rsidRPr="00BA58D6">
        <w:rPr>
          <w:rStyle w:val="CdigoHTML"/>
          <w:color w:val="FFFFFF"/>
          <w:lang w:val="es-ES"/>
        </w:rPr>
        <w:t>: $</w:t>
      </w:r>
      <w:proofErr w:type="spellStart"/>
      <w:r w:rsidRPr="00BA58D6">
        <w:rPr>
          <w:rStyle w:val="CdigoHTML"/>
          <w:color w:val="FFFFFF"/>
          <w:lang w:val="es-ES"/>
        </w:rPr>
        <w:t>radius</w:t>
      </w:r>
      <w:proofErr w:type="spellEnd"/>
      <w:r w:rsidRPr="00BA58D6">
        <w:rPr>
          <w:rStyle w:val="CdigoHTML"/>
          <w:color w:val="FFFFFF"/>
          <w:lang w:val="es-ES"/>
        </w:rPr>
        <w:t>;</w:t>
      </w:r>
    </w:p>
    <w:p w:rsidR="00BA58D6" w:rsidRPr="00BA58D6" w:rsidRDefault="00BA58D6" w:rsidP="00BA58D6">
      <w:pPr>
        <w:pStyle w:val="HTMLconformatoprevio"/>
        <w:shd w:val="clear" w:color="auto" w:fill="333333"/>
        <w:rPr>
          <w:rStyle w:val="CdigoHTML"/>
          <w:color w:val="FFFFFF"/>
          <w:lang w:val="es-ES"/>
        </w:rPr>
      </w:pPr>
      <w:proofErr w:type="spellStart"/>
      <w:r w:rsidRPr="00BA58D6">
        <w:rPr>
          <w:rStyle w:val="CdigoHTML"/>
          <w:color w:val="FFFFFF"/>
          <w:lang w:val="es-ES"/>
        </w:rPr>
        <w:t>border-radius</w:t>
      </w:r>
      <w:proofErr w:type="spellEnd"/>
      <w:r w:rsidRPr="00BA58D6">
        <w:rPr>
          <w:rStyle w:val="CdigoHTML"/>
          <w:color w:val="FFFFFF"/>
          <w:lang w:val="es-ES"/>
        </w:rPr>
        <w:t>: $</w:t>
      </w:r>
      <w:proofErr w:type="spellStart"/>
      <w:r w:rsidRPr="00BA58D6">
        <w:rPr>
          <w:rStyle w:val="CdigoHTML"/>
          <w:color w:val="FFFFFF"/>
          <w:lang w:val="es-ES"/>
        </w:rPr>
        <w:t>radius</w:t>
      </w:r>
      <w:proofErr w:type="spellEnd"/>
      <w:r w:rsidRPr="00BA58D6">
        <w:rPr>
          <w:rStyle w:val="CdigoHTML"/>
          <w:color w:val="FFFFFF"/>
          <w:lang w:val="es-ES"/>
        </w:rPr>
        <w:t>;</w:t>
      </w:r>
    </w:p>
    <w:p w:rsidR="00BA58D6" w:rsidRPr="00BA58D6" w:rsidRDefault="00BA58D6" w:rsidP="00BA58D6">
      <w:pPr>
        <w:pStyle w:val="HTMLconformatoprevio"/>
        <w:shd w:val="clear" w:color="auto" w:fill="333333"/>
        <w:rPr>
          <w:rStyle w:val="CdigoHTML"/>
          <w:color w:val="FFFFFF"/>
          <w:lang w:val="es-ES"/>
        </w:rPr>
      </w:pPr>
      <w:r w:rsidRPr="00BA58D6">
        <w:rPr>
          <w:rStyle w:val="CdigoHTML"/>
          <w:color w:val="FFFFFF"/>
          <w:lang w:val="es-ES"/>
        </w:rPr>
        <w:t>}</w:t>
      </w:r>
    </w:p>
    <w:p w:rsidR="00BA58D6" w:rsidRPr="00BA58D6" w:rsidRDefault="00BA58D6" w:rsidP="00BA58D6">
      <w:pPr>
        <w:pStyle w:val="HTMLconformatoprevio"/>
        <w:shd w:val="clear" w:color="auto" w:fill="333333"/>
        <w:rPr>
          <w:rStyle w:val="CdigoHTML"/>
          <w:color w:val="FFFFFF"/>
          <w:lang w:val="es-ES"/>
        </w:rPr>
      </w:pPr>
    </w:p>
    <w:p w:rsidR="00BA58D6" w:rsidRPr="00BA58D6" w:rsidRDefault="00BA58D6" w:rsidP="00BA58D6">
      <w:pPr>
        <w:pStyle w:val="HTMLconformatoprevio"/>
        <w:shd w:val="clear" w:color="auto" w:fill="333333"/>
        <w:rPr>
          <w:rStyle w:val="CdigoHTML"/>
          <w:color w:val="FFFFFF"/>
          <w:lang w:val="es-ES"/>
        </w:rPr>
      </w:pPr>
      <w:proofErr w:type="gramStart"/>
      <w:r w:rsidRPr="00BA58D6">
        <w:rPr>
          <w:rStyle w:val="CdigoHTML"/>
          <w:color w:val="FFFFFF"/>
          <w:lang w:val="es-ES"/>
        </w:rPr>
        <w:t>.box</w:t>
      </w:r>
      <w:proofErr w:type="gramEnd"/>
      <w:r w:rsidRPr="00BA58D6">
        <w:rPr>
          <w:rStyle w:val="CdigoHTML"/>
          <w:color w:val="FFFFFF"/>
          <w:lang w:val="es-ES"/>
        </w:rPr>
        <w:t xml:space="preserve"> { @</w:t>
      </w:r>
      <w:proofErr w:type="spellStart"/>
      <w:r w:rsidRPr="00BA58D6">
        <w:rPr>
          <w:rStyle w:val="CdigoHTML"/>
          <w:color w:val="FFFFFF"/>
          <w:lang w:val="es-ES"/>
        </w:rPr>
        <w:t>include</w:t>
      </w:r>
      <w:proofErr w:type="spellEnd"/>
      <w:r w:rsidRPr="00BA58D6">
        <w:rPr>
          <w:rStyle w:val="CdigoHTML"/>
          <w:color w:val="FFFFFF"/>
          <w:lang w:val="es-ES"/>
        </w:rPr>
        <w:t xml:space="preserve"> </w:t>
      </w:r>
      <w:proofErr w:type="spellStart"/>
      <w:r w:rsidRPr="00BA58D6">
        <w:rPr>
          <w:rStyle w:val="CdigoHTML"/>
          <w:color w:val="FFFFFF"/>
          <w:lang w:val="es-ES"/>
        </w:rPr>
        <w:t>border-radius</w:t>
      </w:r>
      <w:proofErr w:type="spellEnd"/>
      <w:r w:rsidRPr="00BA58D6">
        <w:rPr>
          <w:rStyle w:val="CdigoHTML"/>
          <w:color w:val="FFFFFF"/>
          <w:lang w:val="es-ES"/>
        </w:rPr>
        <w:t>(</w:t>
      </w:r>
      <w:r w:rsidRPr="00BA58D6">
        <w:rPr>
          <w:rStyle w:val="hljs-number"/>
          <w:color w:val="FFFFFF"/>
          <w:lang w:val="es-ES"/>
        </w:rPr>
        <w:t>10</w:t>
      </w:r>
      <w:r w:rsidRPr="00BA58D6">
        <w:rPr>
          <w:rStyle w:val="CdigoHTML"/>
          <w:color w:val="FFFFFF"/>
          <w:lang w:val="es-ES"/>
        </w:rPr>
        <w:t>px); }</w:t>
      </w:r>
    </w:p>
    <w:p w:rsidR="00BA58D6" w:rsidRPr="00BA58D6" w:rsidRDefault="00BA58D6" w:rsidP="00BA58D6">
      <w:pPr>
        <w:pStyle w:val="NormalWeb"/>
        <w:shd w:val="clear" w:color="auto" w:fill="FFFFFF"/>
        <w:spacing w:before="0" w:beforeAutospacing="0" w:after="0" w:afterAutospacing="0"/>
        <w:rPr>
          <w:rFonts w:ascii="Arial" w:hAnsi="Arial" w:cs="Arial"/>
          <w:color w:val="4A4A4A"/>
          <w:lang w:val="es-ES"/>
        </w:rPr>
      </w:pPr>
      <w:r w:rsidRPr="00BA58D6">
        <w:rPr>
          <w:rFonts w:ascii="Arial" w:hAnsi="Arial" w:cs="Arial"/>
          <w:color w:val="4A4A4A"/>
          <w:lang w:val="es-ES"/>
        </w:rPr>
        <w:t>Fuente: </w:t>
      </w:r>
      <w:hyperlink r:id="rId50" w:tgtFrame="_blank" w:history="1">
        <w:r w:rsidRPr="00BA58D6">
          <w:rPr>
            <w:rStyle w:val="Hipervnculo"/>
            <w:rFonts w:ascii="Arial" w:hAnsi="Arial" w:cs="Arial"/>
            <w:color w:val="0791E6"/>
            <w:lang w:val="es-ES"/>
          </w:rPr>
          <w:t>https://www.espai.es/blog/2018/04/sass-mixins-extend/</w:t>
        </w:r>
      </w:hyperlink>
    </w:p>
    <w:p w:rsidR="00BA58D6" w:rsidRDefault="00BA58D6" w:rsidP="006C75F0">
      <w:pPr>
        <w:rPr>
          <w:lang w:val="es-ES"/>
        </w:rPr>
      </w:pPr>
    </w:p>
    <w:p w:rsidR="00BA58D6" w:rsidRDefault="00BA58D6" w:rsidP="006C75F0">
      <w:pPr>
        <w:rPr>
          <w:lang w:val="es-ES"/>
        </w:rPr>
      </w:pPr>
    </w:p>
    <w:p w:rsidR="00BA58D6" w:rsidRDefault="00BA58D6" w:rsidP="006C75F0">
      <w:pPr>
        <w:rPr>
          <w:lang w:val="es-ES"/>
        </w:rPr>
      </w:pPr>
      <w:r>
        <w:rPr>
          <w:lang w:val="es-ES"/>
        </w:rPr>
        <w:t>Variables=&gt; $(</w:t>
      </w:r>
      <w:proofErr w:type="spellStart"/>
      <w:r>
        <w:rPr>
          <w:lang w:val="es-ES"/>
        </w:rPr>
        <w:t>nombrevariable</w:t>
      </w:r>
      <w:proofErr w:type="spellEnd"/>
      <w:r>
        <w:rPr>
          <w:lang w:val="es-ES"/>
        </w:rPr>
        <w:t xml:space="preserve">): característica; </w:t>
      </w:r>
      <w:proofErr w:type="spellStart"/>
      <w:r>
        <w:rPr>
          <w:lang w:val="es-ES"/>
        </w:rPr>
        <w:t>ejempl</w:t>
      </w:r>
      <w:proofErr w:type="spellEnd"/>
      <w:r>
        <w:rPr>
          <w:lang w:val="es-ES"/>
        </w:rPr>
        <w:t>. $blanco: White. /// color: $blanco;</w:t>
      </w:r>
    </w:p>
    <w:p w:rsidR="00BA58D6" w:rsidRDefault="00BA58D6" w:rsidP="006C75F0">
      <w:pPr>
        <w:rPr>
          <w:lang w:val="es-ES"/>
        </w:rPr>
      </w:pPr>
      <w:r>
        <w:rPr>
          <w:lang w:val="es-ES"/>
        </w:rPr>
        <w:t xml:space="preserve">Anidamiento (anida las </w:t>
      </w:r>
      <w:proofErr w:type="gramStart"/>
      <w:r>
        <w:rPr>
          <w:lang w:val="es-ES"/>
        </w:rPr>
        <w:t>clases)=</w:t>
      </w:r>
      <w:proofErr w:type="gramEnd"/>
      <w:r>
        <w:rPr>
          <w:lang w:val="es-ES"/>
        </w:rPr>
        <w:t>&gt; .clase {“elemento a afectar (clase, id, elemento)”{características del estilo}} // funciona cuando la clase padre hace parte de los elementos hijos</w:t>
      </w:r>
    </w:p>
    <w:p w:rsidR="00BA58D6" w:rsidRDefault="00BA58D6" w:rsidP="006C75F0">
      <w:pPr>
        <w:rPr>
          <w:lang w:val="es-ES"/>
        </w:rPr>
      </w:pPr>
      <w:r>
        <w:rPr>
          <w:lang w:val="es-ES"/>
        </w:rPr>
        <w:t>Heredar =&gt; se utiliza con una clase</w:t>
      </w:r>
      <w:proofErr w:type="gramStart"/>
      <w:r>
        <w:rPr>
          <w:lang w:val="es-ES"/>
        </w:rPr>
        <w:t>: .</w:t>
      </w:r>
      <w:proofErr w:type="spellStart"/>
      <w:r>
        <w:rPr>
          <w:lang w:val="es-ES"/>
        </w:rPr>
        <w:t>flex</w:t>
      </w:r>
      <w:proofErr w:type="spellEnd"/>
      <w:proofErr w:type="gramEnd"/>
      <w:r>
        <w:rPr>
          <w:lang w:val="es-ES"/>
        </w:rPr>
        <w:t xml:space="preserve"> {</w:t>
      </w:r>
      <w:proofErr w:type="spellStart"/>
      <w:r w:rsidR="00BF256E">
        <w:rPr>
          <w:lang w:val="es-ES"/>
        </w:rPr>
        <w:t>display</w:t>
      </w:r>
      <w:proofErr w:type="spellEnd"/>
      <w:r w:rsidR="00BF256E">
        <w:rPr>
          <w:lang w:val="es-ES"/>
        </w:rPr>
        <w:t xml:space="preserve">: </w:t>
      </w:r>
      <w:proofErr w:type="spellStart"/>
      <w:r w:rsidR="00BF256E">
        <w:rPr>
          <w:lang w:val="es-ES"/>
        </w:rPr>
        <w:t>flex</w:t>
      </w:r>
      <w:proofErr w:type="spellEnd"/>
      <w:r>
        <w:rPr>
          <w:lang w:val="es-ES"/>
        </w:rPr>
        <w:t>}</w:t>
      </w:r>
      <w:r w:rsidR="00BF256E">
        <w:rPr>
          <w:lang w:val="es-ES"/>
        </w:rPr>
        <w:t xml:space="preserve"> y en la clase que estoy trabajando ejemplo .</w:t>
      </w:r>
      <w:proofErr w:type="spellStart"/>
      <w:r w:rsidR="00BF256E">
        <w:rPr>
          <w:lang w:val="es-ES"/>
        </w:rPr>
        <w:t>header</w:t>
      </w:r>
      <w:proofErr w:type="spellEnd"/>
      <w:r w:rsidR="00BF256E">
        <w:rPr>
          <w:lang w:val="es-ES"/>
        </w:rPr>
        <w:t>, coloco: @</w:t>
      </w:r>
      <w:proofErr w:type="spellStart"/>
      <w:r w:rsidR="00BF256E">
        <w:rPr>
          <w:lang w:val="es-ES"/>
        </w:rPr>
        <w:t>extend</w:t>
      </w:r>
      <w:proofErr w:type="spellEnd"/>
      <w:r w:rsidR="00BF256E">
        <w:rPr>
          <w:lang w:val="es-ES"/>
        </w:rPr>
        <w:t xml:space="preserve"> .</w:t>
      </w:r>
      <w:proofErr w:type="spellStart"/>
      <w:r w:rsidR="00BF256E">
        <w:rPr>
          <w:lang w:val="es-ES"/>
        </w:rPr>
        <w:t>flex</w:t>
      </w:r>
      <w:proofErr w:type="spellEnd"/>
    </w:p>
    <w:p w:rsidR="00BF256E" w:rsidRDefault="00BF256E" w:rsidP="006C75F0">
      <w:pPr>
        <w:rPr>
          <w:lang w:val="es-ES"/>
        </w:rPr>
      </w:pPr>
      <w:r>
        <w:rPr>
          <w:lang w:val="es-ES"/>
        </w:rPr>
        <w:t>Reutilización de código: @</w:t>
      </w:r>
      <w:proofErr w:type="spellStart"/>
      <w:r>
        <w:rPr>
          <w:lang w:val="es-ES"/>
        </w:rPr>
        <w:t>mixin</w:t>
      </w:r>
      <w:proofErr w:type="spellEnd"/>
      <w:r>
        <w:rPr>
          <w:lang w:val="es-ES"/>
        </w:rPr>
        <w:t xml:space="preserve"> “nombre clase” </w:t>
      </w:r>
      <w:proofErr w:type="gramStart"/>
      <w:r>
        <w:rPr>
          <w:lang w:val="es-ES"/>
        </w:rPr>
        <w:t>{ características</w:t>
      </w:r>
      <w:proofErr w:type="gramEnd"/>
      <w:r>
        <w:rPr>
          <w:lang w:val="es-ES"/>
        </w:rPr>
        <w:t xml:space="preserve"> de estilos} para usarlo se coloca @</w:t>
      </w:r>
      <w:proofErr w:type="spellStart"/>
      <w:r>
        <w:rPr>
          <w:lang w:val="es-ES"/>
        </w:rPr>
        <w:t>include</w:t>
      </w:r>
      <w:proofErr w:type="spellEnd"/>
      <w:r>
        <w:rPr>
          <w:lang w:val="es-ES"/>
        </w:rPr>
        <w:t xml:space="preserve"> “nombre clase”</w:t>
      </w:r>
    </w:p>
    <w:p w:rsidR="003E75BD" w:rsidRDefault="003E75BD" w:rsidP="006C75F0">
      <w:pPr>
        <w:rPr>
          <w:lang w:val="es-ES"/>
        </w:rPr>
      </w:pPr>
    </w:p>
    <w:p w:rsidR="003E75BD" w:rsidRDefault="003E75BD" w:rsidP="006C75F0">
      <w:pPr>
        <w:rPr>
          <w:lang w:val="es-ES"/>
        </w:rPr>
      </w:pPr>
      <w:proofErr w:type="spellStart"/>
      <w:r>
        <w:rPr>
          <w:lang w:val="es-ES"/>
        </w:rPr>
        <w:t>Storybook</w:t>
      </w:r>
      <w:proofErr w:type="spellEnd"/>
      <w:r>
        <w:rPr>
          <w:lang w:val="es-ES"/>
        </w:rPr>
        <w:t>:</w:t>
      </w:r>
      <w:r w:rsidR="00C4464A">
        <w:rPr>
          <w:lang w:val="es-ES"/>
        </w:rPr>
        <w:t xml:space="preserve"> guía para documentar los componentes de una aplicación. Para que sea </w:t>
      </w:r>
      <w:proofErr w:type="spellStart"/>
      <w:r w:rsidR="00C4464A">
        <w:rPr>
          <w:lang w:val="es-ES"/>
        </w:rPr>
        <w:t>mas</w:t>
      </w:r>
      <w:proofErr w:type="spellEnd"/>
      <w:r w:rsidR="00C4464A">
        <w:rPr>
          <w:lang w:val="es-ES"/>
        </w:rPr>
        <w:t xml:space="preserve"> sencillo ver los componentes y/o comportamientos en acción. Para correr=&gt; en la terminal : </w:t>
      </w:r>
      <w:proofErr w:type="spellStart"/>
      <w:r w:rsidR="00C4464A">
        <w:rPr>
          <w:lang w:val="es-ES"/>
        </w:rPr>
        <w:t>npm</w:t>
      </w:r>
      <w:proofErr w:type="spellEnd"/>
      <w:r w:rsidR="00C4464A">
        <w:rPr>
          <w:lang w:val="es-ES"/>
        </w:rPr>
        <w:t xml:space="preserve"> run storybook</w:t>
      </w:r>
      <w:bookmarkStart w:id="2" w:name="_GoBack"/>
      <w:bookmarkEnd w:id="2"/>
    </w:p>
    <w:p w:rsidR="002D3ECD" w:rsidRPr="000C3021" w:rsidRDefault="002D3ECD" w:rsidP="006C75F0">
      <w:pPr>
        <w:rPr>
          <w:lang w:val="es-ES"/>
        </w:rPr>
      </w:pPr>
      <w:r>
        <w:rPr>
          <w:noProof/>
        </w:rPr>
        <w:lastRenderedPageBreak/>
        <w:drawing>
          <wp:inline distT="0" distB="0" distL="0" distR="0">
            <wp:extent cx="5613400" cy="292290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3400" cy="2922905"/>
                    </a:xfrm>
                    <a:prstGeom prst="rect">
                      <a:avLst/>
                    </a:prstGeom>
                    <a:noFill/>
                    <a:ln>
                      <a:noFill/>
                    </a:ln>
                  </pic:spPr>
                </pic:pic>
              </a:graphicData>
            </a:graphic>
          </wp:inline>
        </w:drawing>
      </w:r>
      <w:r>
        <w:rPr>
          <w:noProof/>
        </w:rPr>
        <w:drawing>
          <wp:inline distT="0" distB="0" distL="0" distR="0">
            <wp:extent cx="5607685" cy="41757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7685" cy="4175760"/>
                    </a:xfrm>
                    <a:prstGeom prst="rect">
                      <a:avLst/>
                    </a:prstGeom>
                    <a:noFill/>
                    <a:ln>
                      <a:noFill/>
                    </a:ln>
                  </pic:spPr>
                </pic:pic>
              </a:graphicData>
            </a:graphic>
          </wp:inline>
        </w:drawing>
      </w:r>
      <w:r>
        <w:rPr>
          <w:noProof/>
        </w:rPr>
        <w:lastRenderedPageBreak/>
        <w:drawing>
          <wp:inline distT="0" distB="0" distL="0" distR="0">
            <wp:extent cx="5607685" cy="32346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7685" cy="3234690"/>
                    </a:xfrm>
                    <a:prstGeom prst="rect">
                      <a:avLst/>
                    </a:prstGeom>
                    <a:noFill/>
                    <a:ln>
                      <a:noFill/>
                    </a:ln>
                  </pic:spPr>
                </pic:pic>
              </a:graphicData>
            </a:graphic>
          </wp:inline>
        </w:drawing>
      </w:r>
      <w:r>
        <w:rPr>
          <w:noProof/>
        </w:rPr>
        <w:drawing>
          <wp:inline distT="0" distB="0" distL="0" distR="0">
            <wp:extent cx="5607685" cy="41859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7685" cy="4185920"/>
                    </a:xfrm>
                    <a:prstGeom prst="rect">
                      <a:avLst/>
                    </a:prstGeom>
                    <a:noFill/>
                    <a:ln>
                      <a:noFill/>
                    </a:ln>
                  </pic:spPr>
                </pic:pic>
              </a:graphicData>
            </a:graphic>
          </wp:inline>
        </w:drawing>
      </w:r>
      <w:r>
        <w:rPr>
          <w:noProof/>
        </w:rPr>
        <w:lastRenderedPageBreak/>
        <w:drawing>
          <wp:inline distT="0" distB="0" distL="0" distR="0">
            <wp:extent cx="5602605" cy="3181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2605" cy="3181985"/>
                    </a:xfrm>
                    <a:prstGeom prst="rect">
                      <a:avLst/>
                    </a:prstGeom>
                    <a:noFill/>
                    <a:ln>
                      <a:noFill/>
                    </a:ln>
                  </pic:spPr>
                </pic:pic>
              </a:graphicData>
            </a:graphic>
          </wp:inline>
        </w:drawing>
      </w:r>
      <w:r>
        <w:rPr>
          <w:noProof/>
        </w:rPr>
        <w:drawing>
          <wp:inline distT="0" distB="0" distL="0" distR="0">
            <wp:extent cx="5602605" cy="32664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2605" cy="3266440"/>
                    </a:xfrm>
                    <a:prstGeom prst="rect">
                      <a:avLst/>
                    </a:prstGeom>
                    <a:noFill/>
                    <a:ln>
                      <a:noFill/>
                    </a:ln>
                  </pic:spPr>
                </pic:pic>
              </a:graphicData>
            </a:graphic>
          </wp:inline>
        </w:drawing>
      </w:r>
    </w:p>
    <w:sectPr w:rsidR="002D3ECD" w:rsidRPr="000C30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ooper_hewittmedium">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F3DFF"/>
    <w:multiLevelType w:val="multilevel"/>
    <w:tmpl w:val="2DC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8119A"/>
    <w:multiLevelType w:val="multilevel"/>
    <w:tmpl w:val="F3F2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57E2B"/>
    <w:multiLevelType w:val="multilevel"/>
    <w:tmpl w:val="2576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86E0B"/>
    <w:multiLevelType w:val="multilevel"/>
    <w:tmpl w:val="C56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B245E"/>
    <w:multiLevelType w:val="multilevel"/>
    <w:tmpl w:val="AB3A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34E15"/>
    <w:multiLevelType w:val="multilevel"/>
    <w:tmpl w:val="80A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D01FB"/>
    <w:multiLevelType w:val="multilevel"/>
    <w:tmpl w:val="6A9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248D5"/>
    <w:multiLevelType w:val="multilevel"/>
    <w:tmpl w:val="BC0A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A20C5"/>
    <w:multiLevelType w:val="multilevel"/>
    <w:tmpl w:val="BF72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A5C85"/>
    <w:multiLevelType w:val="multilevel"/>
    <w:tmpl w:val="3DD4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712EBA"/>
    <w:multiLevelType w:val="multilevel"/>
    <w:tmpl w:val="8C68E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9"/>
  </w:num>
  <w:num w:numId="4">
    <w:abstractNumId w:val="10"/>
  </w:num>
  <w:num w:numId="5">
    <w:abstractNumId w:val="7"/>
  </w:num>
  <w:num w:numId="6">
    <w:abstractNumId w:val="8"/>
  </w:num>
  <w:num w:numId="7">
    <w:abstractNumId w:val="0"/>
  </w:num>
  <w:num w:numId="8">
    <w:abstractNumId w:val="4"/>
  </w:num>
  <w:num w:numId="9">
    <w:abstractNumId w:val="1"/>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339"/>
    <w:rsid w:val="00082D38"/>
    <w:rsid w:val="000C3021"/>
    <w:rsid w:val="000E0932"/>
    <w:rsid w:val="000E21DE"/>
    <w:rsid w:val="00127F1B"/>
    <w:rsid w:val="00201FAC"/>
    <w:rsid w:val="002B3FAA"/>
    <w:rsid w:val="002D3ECD"/>
    <w:rsid w:val="003E75BD"/>
    <w:rsid w:val="004746E2"/>
    <w:rsid w:val="004A640A"/>
    <w:rsid w:val="00523E79"/>
    <w:rsid w:val="00654E35"/>
    <w:rsid w:val="006C75F0"/>
    <w:rsid w:val="00783848"/>
    <w:rsid w:val="007D3788"/>
    <w:rsid w:val="009B3759"/>
    <w:rsid w:val="009E734B"/>
    <w:rsid w:val="00A50810"/>
    <w:rsid w:val="00BA58D6"/>
    <w:rsid w:val="00BF256E"/>
    <w:rsid w:val="00C4464A"/>
    <w:rsid w:val="00C66D6C"/>
    <w:rsid w:val="00CD40B1"/>
    <w:rsid w:val="00E04339"/>
    <w:rsid w:val="00E35F28"/>
    <w:rsid w:val="00E46FBA"/>
    <w:rsid w:val="00E5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21D34"/>
  <w15:chartTrackingRefBased/>
  <w15:docId w15:val="{71D5C7E2-93EF-4AD3-8EEC-259162631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CD40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5031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5031B"/>
    <w:rPr>
      <w:b/>
      <w:bCs/>
    </w:rPr>
  </w:style>
  <w:style w:type="character" w:styleId="nfasis">
    <w:name w:val="Emphasis"/>
    <w:basedOn w:val="Fuentedeprrafopredeter"/>
    <w:uiPriority w:val="20"/>
    <w:qFormat/>
    <w:rsid w:val="00E5031B"/>
    <w:rPr>
      <w:i/>
      <w:iCs/>
    </w:rPr>
  </w:style>
  <w:style w:type="character" w:styleId="CdigoHTML">
    <w:name w:val="HTML Code"/>
    <w:basedOn w:val="Fuentedeprrafopredeter"/>
    <w:uiPriority w:val="99"/>
    <w:semiHidden/>
    <w:unhideWhenUsed/>
    <w:rsid w:val="009E734B"/>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9E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E734B"/>
    <w:rPr>
      <w:rFonts w:ascii="Courier New" w:eastAsia="Times New Roman" w:hAnsi="Courier New" w:cs="Courier New"/>
      <w:sz w:val="20"/>
      <w:szCs w:val="20"/>
    </w:rPr>
  </w:style>
  <w:style w:type="character" w:customStyle="1" w:styleId="hljs-meta">
    <w:name w:val="hljs-meta"/>
    <w:basedOn w:val="Fuentedeprrafopredeter"/>
    <w:rsid w:val="009E734B"/>
  </w:style>
  <w:style w:type="character" w:customStyle="1" w:styleId="hljs-section">
    <w:name w:val="hljs-section"/>
    <w:basedOn w:val="Fuentedeprrafopredeter"/>
    <w:rsid w:val="009E734B"/>
  </w:style>
  <w:style w:type="character" w:customStyle="1" w:styleId="hljs-tag">
    <w:name w:val="hljs-tag"/>
    <w:basedOn w:val="Fuentedeprrafopredeter"/>
    <w:rsid w:val="009E734B"/>
  </w:style>
  <w:style w:type="character" w:customStyle="1" w:styleId="hljs-name">
    <w:name w:val="hljs-name"/>
    <w:basedOn w:val="Fuentedeprrafopredeter"/>
    <w:rsid w:val="009E734B"/>
  </w:style>
  <w:style w:type="character" w:customStyle="1" w:styleId="undefined">
    <w:name w:val="undefined"/>
    <w:basedOn w:val="Fuentedeprrafopredeter"/>
    <w:rsid w:val="009E734B"/>
  </w:style>
  <w:style w:type="character" w:customStyle="1" w:styleId="hljs-string">
    <w:name w:val="hljs-string"/>
    <w:basedOn w:val="Fuentedeprrafopredeter"/>
    <w:rsid w:val="009E734B"/>
  </w:style>
  <w:style w:type="character" w:customStyle="1" w:styleId="hljs-attr">
    <w:name w:val="hljs-attr"/>
    <w:basedOn w:val="Fuentedeprrafopredeter"/>
    <w:rsid w:val="007D3788"/>
  </w:style>
  <w:style w:type="character" w:customStyle="1" w:styleId="css">
    <w:name w:val="css"/>
    <w:basedOn w:val="Fuentedeprrafopredeter"/>
    <w:rsid w:val="007D3788"/>
  </w:style>
  <w:style w:type="character" w:customStyle="1" w:styleId="hljs-comment">
    <w:name w:val="hljs-comment"/>
    <w:basedOn w:val="Fuentedeprrafopredeter"/>
    <w:rsid w:val="007D3788"/>
  </w:style>
  <w:style w:type="character" w:customStyle="1" w:styleId="actionscript">
    <w:name w:val="actionscript"/>
    <w:basedOn w:val="Fuentedeprrafopredeter"/>
    <w:rsid w:val="007D3788"/>
  </w:style>
  <w:style w:type="character" w:customStyle="1" w:styleId="hljs-attribute">
    <w:name w:val="hljs-attribute"/>
    <w:basedOn w:val="Fuentedeprrafopredeter"/>
    <w:rsid w:val="000E21DE"/>
  </w:style>
  <w:style w:type="character" w:customStyle="1" w:styleId="hljs-number">
    <w:name w:val="hljs-number"/>
    <w:basedOn w:val="Fuentedeprrafopredeter"/>
    <w:rsid w:val="000E21DE"/>
  </w:style>
  <w:style w:type="character" w:customStyle="1" w:styleId="hljs-selector-tag">
    <w:name w:val="hljs-selector-tag"/>
    <w:basedOn w:val="Fuentedeprrafopredeter"/>
    <w:rsid w:val="000E21DE"/>
  </w:style>
  <w:style w:type="character" w:customStyle="1" w:styleId="hljs-selector-class">
    <w:name w:val="hljs-selector-class"/>
    <w:basedOn w:val="Fuentedeprrafopredeter"/>
    <w:rsid w:val="000E21DE"/>
  </w:style>
  <w:style w:type="character" w:customStyle="1" w:styleId="hljs-selector-id">
    <w:name w:val="hljs-selector-id"/>
    <w:basedOn w:val="Fuentedeprrafopredeter"/>
    <w:rsid w:val="000E21DE"/>
  </w:style>
  <w:style w:type="character" w:customStyle="1" w:styleId="hljs-selector-pseudo">
    <w:name w:val="hljs-selector-pseudo"/>
    <w:basedOn w:val="Fuentedeprrafopredeter"/>
    <w:rsid w:val="000E21DE"/>
  </w:style>
  <w:style w:type="character" w:customStyle="1" w:styleId="is-text">
    <w:name w:val="is-text"/>
    <w:basedOn w:val="Fuentedeprrafopredeter"/>
    <w:rsid w:val="00CD40B1"/>
  </w:style>
  <w:style w:type="character" w:customStyle="1" w:styleId="Ttulo1Car">
    <w:name w:val="Título 1 Car"/>
    <w:basedOn w:val="Fuentedeprrafopredeter"/>
    <w:link w:val="Ttulo1"/>
    <w:uiPriority w:val="9"/>
    <w:rsid w:val="00CD40B1"/>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CD40B1"/>
    <w:rPr>
      <w:color w:val="0000FF"/>
      <w:u w:val="single"/>
    </w:rPr>
  </w:style>
  <w:style w:type="paragraph" w:customStyle="1" w:styleId="discussioninfo-time">
    <w:name w:val="discussioninfo-time"/>
    <w:basedOn w:val="Normal"/>
    <w:rsid w:val="00CD40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57753">
      <w:bodyDiv w:val="1"/>
      <w:marLeft w:val="0"/>
      <w:marRight w:val="0"/>
      <w:marTop w:val="0"/>
      <w:marBottom w:val="0"/>
      <w:divBdr>
        <w:top w:val="none" w:sz="0" w:space="0" w:color="auto"/>
        <w:left w:val="none" w:sz="0" w:space="0" w:color="auto"/>
        <w:bottom w:val="none" w:sz="0" w:space="0" w:color="auto"/>
        <w:right w:val="none" w:sz="0" w:space="0" w:color="auto"/>
      </w:divBdr>
    </w:div>
    <w:div w:id="91316607">
      <w:bodyDiv w:val="1"/>
      <w:marLeft w:val="0"/>
      <w:marRight w:val="0"/>
      <w:marTop w:val="0"/>
      <w:marBottom w:val="0"/>
      <w:divBdr>
        <w:top w:val="none" w:sz="0" w:space="0" w:color="auto"/>
        <w:left w:val="none" w:sz="0" w:space="0" w:color="auto"/>
        <w:bottom w:val="none" w:sz="0" w:space="0" w:color="auto"/>
        <w:right w:val="none" w:sz="0" w:space="0" w:color="auto"/>
      </w:divBdr>
      <w:divsChild>
        <w:div w:id="1960604647">
          <w:marLeft w:val="0"/>
          <w:marRight w:val="0"/>
          <w:marTop w:val="0"/>
          <w:marBottom w:val="0"/>
          <w:divBdr>
            <w:top w:val="none" w:sz="0" w:space="0" w:color="auto"/>
            <w:left w:val="none" w:sz="0" w:space="0" w:color="auto"/>
            <w:bottom w:val="none" w:sz="0" w:space="0" w:color="auto"/>
            <w:right w:val="none" w:sz="0" w:space="0" w:color="auto"/>
          </w:divBdr>
        </w:div>
      </w:divsChild>
    </w:div>
    <w:div w:id="125976478">
      <w:bodyDiv w:val="1"/>
      <w:marLeft w:val="0"/>
      <w:marRight w:val="0"/>
      <w:marTop w:val="0"/>
      <w:marBottom w:val="0"/>
      <w:divBdr>
        <w:top w:val="none" w:sz="0" w:space="0" w:color="auto"/>
        <w:left w:val="none" w:sz="0" w:space="0" w:color="auto"/>
        <w:bottom w:val="none" w:sz="0" w:space="0" w:color="auto"/>
        <w:right w:val="none" w:sz="0" w:space="0" w:color="auto"/>
      </w:divBdr>
    </w:div>
    <w:div w:id="245765792">
      <w:bodyDiv w:val="1"/>
      <w:marLeft w:val="0"/>
      <w:marRight w:val="0"/>
      <w:marTop w:val="0"/>
      <w:marBottom w:val="0"/>
      <w:divBdr>
        <w:top w:val="none" w:sz="0" w:space="0" w:color="auto"/>
        <w:left w:val="none" w:sz="0" w:space="0" w:color="auto"/>
        <w:bottom w:val="none" w:sz="0" w:space="0" w:color="auto"/>
        <w:right w:val="none" w:sz="0" w:space="0" w:color="auto"/>
      </w:divBdr>
      <w:divsChild>
        <w:div w:id="2114090645">
          <w:marLeft w:val="0"/>
          <w:marRight w:val="0"/>
          <w:marTop w:val="0"/>
          <w:marBottom w:val="0"/>
          <w:divBdr>
            <w:top w:val="none" w:sz="0" w:space="0" w:color="auto"/>
            <w:left w:val="none" w:sz="0" w:space="0" w:color="auto"/>
            <w:bottom w:val="none" w:sz="0" w:space="0" w:color="auto"/>
            <w:right w:val="none" w:sz="0" w:space="0" w:color="auto"/>
          </w:divBdr>
        </w:div>
      </w:divsChild>
    </w:div>
    <w:div w:id="315843205">
      <w:bodyDiv w:val="1"/>
      <w:marLeft w:val="0"/>
      <w:marRight w:val="0"/>
      <w:marTop w:val="0"/>
      <w:marBottom w:val="0"/>
      <w:divBdr>
        <w:top w:val="none" w:sz="0" w:space="0" w:color="auto"/>
        <w:left w:val="none" w:sz="0" w:space="0" w:color="auto"/>
        <w:bottom w:val="none" w:sz="0" w:space="0" w:color="auto"/>
        <w:right w:val="none" w:sz="0" w:space="0" w:color="auto"/>
      </w:divBdr>
    </w:div>
    <w:div w:id="318311571">
      <w:bodyDiv w:val="1"/>
      <w:marLeft w:val="0"/>
      <w:marRight w:val="0"/>
      <w:marTop w:val="0"/>
      <w:marBottom w:val="0"/>
      <w:divBdr>
        <w:top w:val="none" w:sz="0" w:space="0" w:color="auto"/>
        <w:left w:val="none" w:sz="0" w:space="0" w:color="auto"/>
        <w:bottom w:val="none" w:sz="0" w:space="0" w:color="auto"/>
        <w:right w:val="none" w:sz="0" w:space="0" w:color="auto"/>
      </w:divBdr>
      <w:divsChild>
        <w:div w:id="99958008">
          <w:marLeft w:val="0"/>
          <w:marRight w:val="0"/>
          <w:marTop w:val="0"/>
          <w:marBottom w:val="0"/>
          <w:divBdr>
            <w:top w:val="none" w:sz="0" w:space="0" w:color="auto"/>
            <w:left w:val="none" w:sz="0" w:space="0" w:color="auto"/>
            <w:bottom w:val="none" w:sz="0" w:space="0" w:color="auto"/>
            <w:right w:val="none" w:sz="0" w:space="0" w:color="auto"/>
          </w:divBdr>
        </w:div>
      </w:divsChild>
    </w:div>
    <w:div w:id="336227401">
      <w:bodyDiv w:val="1"/>
      <w:marLeft w:val="0"/>
      <w:marRight w:val="0"/>
      <w:marTop w:val="0"/>
      <w:marBottom w:val="0"/>
      <w:divBdr>
        <w:top w:val="none" w:sz="0" w:space="0" w:color="auto"/>
        <w:left w:val="none" w:sz="0" w:space="0" w:color="auto"/>
        <w:bottom w:val="none" w:sz="0" w:space="0" w:color="auto"/>
        <w:right w:val="none" w:sz="0" w:space="0" w:color="auto"/>
      </w:divBdr>
    </w:div>
    <w:div w:id="437218739">
      <w:bodyDiv w:val="1"/>
      <w:marLeft w:val="0"/>
      <w:marRight w:val="0"/>
      <w:marTop w:val="0"/>
      <w:marBottom w:val="0"/>
      <w:divBdr>
        <w:top w:val="none" w:sz="0" w:space="0" w:color="auto"/>
        <w:left w:val="none" w:sz="0" w:space="0" w:color="auto"/>
        <w:bottom w:val="none" w:sz="0" w:space="0" w:color="auto"/>
        <w:right w:val="none" w:sz="0" w:space="0" w:color="auto"/>
      </w:divBdr>
    </w:div>
    <w:div w:id="489294186">
      <w:bodyDiv w:val="1"/>
      <w:marLeft w:val="0"/>
      <w:marRight w:val="0"/>
      <w:marTop w:val="0"/>
      <w:marBottom w:val="0"/>
      <w:divBdr>
        <w:top w:val="none" w:sz="0" w:space="0" w:color="auto"/>
        <w:left w:val="none" w:sz="0" w:space="0" w:color="auto"/>
        <w:bottom w:val="none" w:sz="0" w:space="0" w:color="auto"/>
        <w:right w:val="none" w:sz="0" w:space="0" w:color="auto"/>
      </w:divBdr>
    </w:div>
    <w:div w:id="497042391">
      <w:bodyDiv w:val="1"/>
      <w:marLeft w:val="0"/>
      <w:marRight w:val="0"/>
      <w:marTop w:val="0"/>
      <w:marBottom w:val="0"/>
      <w:divBdr>
        <w:top w:val="none" w:sz="0" w:space="0" w:color="auto"/>
        <w:left w:val="none" w:sz="0" w:space="0" w:color="auto"/>
        <w:bottom w:val="none" w:sz="0" w:space="0" w:color="auto"/>
        <w:right w:val="none" w:sz="0" w:space="0" w:color="auto"/>
      </w:divBdr>
    </w:div>
    <w:div w:id="521676099">
      <w:bodyDiv w:val="1"/>
      <w:marLeft w:val="0"/>
      <w:marRight w:val="0"/>
      <w:marTop w:val="0"/>
      <w:marBottom w:val="0"/>
      <w:divBdr>
        <w:top w:val="none" w:sz="0" w:space="0" w:color="auto"/>
        <w:left w:val="none" w:sz="0" w:space="0" w:color="auto"/>
        <w:bottom w:val="none" w:sz="0" w:space="0" w:color="auto"/>
        <w:right w:val="none" w:sz="0" w:space="0" w:color="auto"/>
      </w:divBdr>
    </w:div>
    <w:div w:id="570430236">
      <w:bodyDiv w:val="1"/>
      <w:marLeft w:val="0"/>
      <w:marRight w:val="0"/>
      <w:marTop w:val="0"/>
      <w:marBottom w:val="0"/>
      <w:divBdr>
        <w:top w:val="none" w:sz="0" w:space="0" w:color="auto"/>
        <w:left w:val="none" w:sz="0" w:space="0" w:color="auto"/>
        <w:bottom w:val="none" w:sz="0" w:space="0" w:color="auto"/>
        <w:right w:val="none" w:sz="0" w:space="0" w:color="auto"/>
      </w:divBdr>
    </w:div>
    <w:div w:id="699747493">
      <w:bodyDiv w:val="1"/>
      <w:marLeft w:val="0"/>
      <w:marRight w:val="0"/>
      <w:marTop w:val="0"/>
      <w:marBottom w:val="0"/>
      <w:divBdr>
        <w:top w:val="none" w:sz="0" w:space="0" w:color="auto"/>
        <w:left w:val="none" w:sz="0" w:space="0" w:color="auto"/>
        <w:bottom w:val="none" w:sz="0" w:space="0" w:color="auto"/>
        <w:right w:val="none" w:sz="0" w:space="0" w:color="auto"/>
      </w:divBdr>
      <w:divsChild>
        <w:div w:id="773206149">
          <w:marLeft w:val="0"/>
          <w:marRight w:val="0"/>
          <w:marTop w:val="0"/>
          <w:marBottom w:val="0"/>
          <w:divBdr>
            <w:top w:val="none" w:sz="0" w:space="0" w:color="auto"/>
            <w:left w:val="none" w:sz="0" w:space="0" w:color="auto"/>
            <w:bottom w:val="none" w:sz="0" w:space="0" w:color="auto"/>
            <w:right w:val="none" w:sz="0" w:space="0" w:color="auto"/>
          </w:divBdr>
        </w:div>
      </w:divsChild>
    </w:div>
    <w:div w:id="1065032411">
      <w:bodyDiv w:val="1"/>
      <w:marLeft w:val="0"/>
      <w:marRight w:val="0"/>
      <w:marTop w:val="0"/>
      <w:marBottom w:val="0"/>
      <w:divBdr>
        <w:top w:val="none" w:sz="0" w:space="0" w:color="auto"/>
        <w:left w:val="none" w:sz="0" w:space="0" w:color="auto"/>
        <w:bottom w:val="none" w:sz="0" w:space="0" w:color="auto"/>
        <w:right w:val="none" w:sz="0" w:space="0" w:color="auto"/>
      </w:divBdr>
    </w:div>
    <w:div w:id="1065487544">
      <w:bodyDiv w:val="1"/>
      <w:marLeft w:val="0"/>
      <w:marRight w:val="0"/>
      <w:marTop w:val="0"/>
      <w:marBottom w:val="0"/>
      <w:divBdr>
        <w:top w:val="none" w:sz="0" w:space="0" w:color="auto"/>
        <w:left w:val="none" w:sz="0" w:space="0" w:color="auto"/>
        <w:bottom w:val="none" w:sz="0" w:space="0" w:color="auto"/>
        <w:right w:val="none" w:sz="0" w:space="0" w:color="auto"/>
      </w:divBdr>
    </w:div>
    <w:div w:id="1131247749">
      <w:bodyDiv w:val="1"/>
      <w:marLeft w:val="0"/>
      <w:marRight w:val="0"/>
      <w:marTop w:val="0"/>
      <w:marBottom w:val="0"/>
      <w:divBdr>
        <w:top w:val="none" w:sz="0" w:space="0" w:color="auto"/>
        <w:left w:val="none" w:sz="0" w:space="0" w:color="auto"/>
        <w:bottom w:val="none" w:sz="0" w:space="0" w:color="auto"/>
        <w:right w:val="none" w:sz="0" w:space="0" w:color="auto"/>
      </w:divBdr>
      <w:divsChild>
        <w:div w:id="1404373331">
          <w:marLeft w:val="0"/>
          <w:marRight w:val="0"/>
          <w:marTop w:val="0"/>
          <w:marBottom w:val="0"/>
          <w:divBdr>
            <w:top w:val="none" w:sz="0" w:space="0" w:color="auto"/>
            <w:left w:val="none" w:sz="0" w:space="0" w:color="auto"/>
            <w:bottom w:val="none" w:sz="0" w:space="0" w:color="auto"/>
            <w:right w:val="none" w:sz="0" w:space="0" w:color="auto"/>
          </w:divBdr>
          <w:divsChild>
            <w:div w:id="1374386667">
              <w:marLeft w:val="0"/>
              <w:marRight w:val="0"/>
              <w:marTop w:val="0"/>
              <w:marBottom w:val="0"/>
              <w:divBdr>
                <w:top w:val="none" w:sz="0" w:space="0" w:color="auto"/>
                <w:left w:val="none" w:sz="0" w:space="0" w:color="auto"/>
                <w:bottom w:val="none" w:sz="0" w:space="0" w:color="auto"/>
                <w:right w:val="none" w:sz="0" w:space="0" w:color="auto"/>
              </w:divBdr>
              <w:divsChild>
                <w:div w:id="873804899">
                  <w:marLeft w:val="0"/>
                  <w:marRight w:val="0"/>
                  <w:marTop w:val="0"/>
                  <w:marBottom w:val="0"/>
                  <w:divBdr>
                    <w:top w:val="none" w:sz="0" w:space="0" w:color="auto"/>
                    <w:left w:val="none" w:sz="0" w:space="0" w:color="auto"/>
                    <w:bottom w:val="none" w:sz="0" w:space="0" w:color="auto"/>
                    <w:right w:val="none" w:sz="0" w:space="0" w:color="auto"/>
                  </w:divBdr>
                  <w:divsChild>
                    <w:div w:id="496772827">
                      <w:marLeft w:val="0"/>
                      <w:marRight w:val="0"/>
                      <w:marTop w:val="0"/>
                      <w:marBottom w:val="0"/>
                      <w:divBdr>
                        <w:top w:val="none" w:sz="0" w:space="0" w:color="auto"/>
                        <w:left w:val="none" w:sz="0" w:space="0" w:color="auto"/>
                        <w:bottom w:val="none" w:sz="0" w:space="0" w:color="auto"/>
                        <w:right w:val="none" w:sz="0" w:space="0" w:color="auto"/>
                      </w:divBdr>
                      <w:divsChild>
                        <w:div w:id="10437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41235">
          <w:marLeft w:val="0"/>
          <w:marRight w:val="0"/>
          <w:marTop w:val="0"/>
          <w:marBottom w:val="0"/>
          <w:divBdr>
            <w:top w:val="none" w:sz="0" w:space="0" w:color="auto"/>
            <w:left w:val="none" w:sz="0" w:space="0" w:color="auto"/>
            <w:bottom w:val="none" w:sz="0" w:space="0" w:color="auto"/>
            <w:right w:val="none" w:sz="0" w:space="0" w:color="auto"/>
          </w:divBdr>
          <w:divsChild>
            <w:div w:id="13163016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2621933">
      <w:bodyDiv w:val="1"/>
      <w:marLeft w:val="0"/>
      <w:marRight w:val="0"/>
      <w:marTop w:val="0"/>
      <w:marBottom w:val="0"/>
      <w:divBdr>
        <w:top w:val="none" w:sz="0" w:space="0" w:color="auto"/>
        <w:left w:val="none" w:sz="0" w:space="0" w:color="auto"/>
        <w:bottom w:val="none" w:sz="0" w:space="0" w:color="auto"/>
        <w:right w:val="none" w:sz="0" w:space="0" w:color="auto"/>
      </w:divBdr>
    </w:div>
    <w:div w:id="1164198886">
      <w:bodyDiv w:val="1"/>
      <w:marLeft w:val="0"/>
      <w:marRight w:val="0"/>
      <w:marTop w:val="0"/>
      <w:marBottom w:val="0"/>
      <w:divBdr>
        <w:top w:val="none" w:sz="0" w:space="0" w:color="auto"/>
        <w:left w:val="none" w:sz="0" w:space="0" w:color="auto"/>
        <w:bottom w:val="none" w:sz="0" w:space="0" w:color="auto"/>
        <w:right w:val="none" w:sz="0" w:space="0" w:color="auto"/>
      </w:divBdr>
    </w:div>
    <w:div w:id="1284728790">
      <w:bodyDiv w:val="1"/>
      <w:marLeft w:val="0"/>
      <w:marRight w:val="0"/>
      <w:marTop w:val="0"/>
      <w:marBottom w:val="0"/>
      <w:divBdr>
        <w:top w:val="none" w:sz="0" w:space="0" w:color="auto"/>
        <w:left w:val="none" w:sz="0" w:space="0" w:color="auto"/>
        <w:bottom w:val="none" w:sz="0" w:space="0" w:color="auto"/>
        <w:right w:val="none" w:sz="0" w:space="0" w:color="auto"/>
      </w:divBdr>
    </w:div>
    <w:div w:id="1325357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4450">
          <w:marLeft w:val="0"/>
          <w:marRight w:val="0"/>
          <w:marTop w:val="0"/>
          <w:marBottom w:val="0"/>
          <w:divBdr>
            <w:top w:val="none" w:sz="0" w:space="0" w:color="auto"/>
            <w:left w:val="none" w:sz="0" w:space="0" w:color="auto"/>
            <w:bottom w:val="none" w:sz="0" w:space="0" w:color="auto"/>
            <w:right w:val="none" w:sz="0" w:space="0" w:color="auto"/>
          </w:divBdr>
          <w:divsChild>
            <w:div w:id="371615761">
              <w:marLeft w:val="0"/>
              <w:marRight w:val="0"/>
              <w:marTop w:val="0"/>
              <w:marBottom w:val="240"/>
              <w:divBdr>
                <w:top w:val="none" w:sz="0" w:space="0" w:color="auto"/>
                <w:left w:val="none" w:sz="0" w:space="0" w:color="auto"/>
                <w:bottom w:val="none" w:sz="0" w:space="0" w:color="auto"/>
                <w:right w:val="none" w:sz="0" w:space="0" w:color="auto"/>
              </w:divBdr>
            </w:div>
          </w:divsChild>
        </w:div>
        <w:div w:id="1786120360">
          <w:marLeft w:val="0"/>
          <w:marRight w:val="0"/>
          <w:marTop w:val="0"/>
          <w:marBottom w:val="0"/>
          <w:divBdr>
            <w:top w:val="single" w:sz="6" w:space="0" w:color="E9E9E9"/>
            <w:left w:val="none" w:sz="0" w:space="0" w:color="auto"/>
            <w:bottom w:val="none" w:sz="0" w:space="0" w:color="auto"/>
            <w:right w:val="none" w:sz="0" w:space="0" w:color="auto"/>
          </w:divBdr>
          <w:divsChild>
            <w:div w:id="1686859082">
              <w:marLeft w:val="0"/>
              <w:marRight w:val="0"/>
              <w:marTop w:val="0"/>
              <w:marBottom w:val="0"/>
              <w:divBdr>
                <w:top w:val="none" w:sz="0" w:space="0" w:color="auto"/>
                <w:left w:val="none" w:sz="0" w:space="0" w:color="auto"/>
                <w:bottom w:val="none" w:sz="0" w:space="0" w:color="auto"/>
                <w:right w:val="none" w:sz="0" w:space="0" w:color="auto"/>
              </w:divBdr>
              <w:divsChild>
                <w:div w:id="54744059">
                  <w:marLeft w:val="0"/>
                  <w:marRight w:val="0"/>
                  <w:marTop w:val="0"/>
                  <w:marBottom w:val="0"/>
                  <w:divBdr>
                    <w:top w:val="none" w:sz="0" w:space="0" w:color="auto"/>
                    <w:left w:val="none" w:sz="0" w:space="0" w:color="auto"/>
                    <w:bottom w:val="none" w:sz="0" w:space="0" w:color="auto"/>
                    <w:right w:val="none" w:sz="0" w:space="0" w:color="auto"/>
                  </w:divBdr>
                  <w:divsChild>
                    <w:div w:id="621964265">
                      <w:marLeft w:val="0"/>
                      <w:marRight w:val="0"/>
                      <w:marTop w:val="0"/>
                      <w:marBottom w:val="0"/>
                      <w:divBdr>
                        <w:top w:val="none" w:sz="0" w:space="0" w:color="auto"/>
                        <w:left w:val="none" w:sz="0" w:space="0" w:color="auto"/>
                        <w:bottom w:val="none" w:sz="0" w:space="0" w:color="auto"/>
                        <w:right w:val="none" w:sz="0" w:space="0" w:color="auto"/>
                      </w:divBdr>
                      <w:divsChild>
                        <w:div w:id="498346211">
                          <w:marLeft w:val="0"/>
                          <w:marRight w:val="0"/>
                          <w:marTop w:val="0"/>
                          <w:marBottom w:val="0"/>
                          <w:divBdr>
                            <w:top w:val="none" w:sz="0" w:space="0" w:color="auto"/>
                            <w:left w:val="none" w:sz="0" w:space="0" w:color="auto"/>
                            <w:bottom w:val="none" w:sz="0" w:space="0" w:color="auto"/>
                            <w:right w:val="none" w:sz="0" w:space="0" w:color="auto"/>
                          </w:divBdr>
                          <w:divsChild>
                            <w:div w:id="1839223217">
                              <w:marLeft w:val="0"/>
                              <w:marRight w:val="0"/>
                              <w:marTop w:val="0"/>
                              <w:marBottom w:val="0"/>
                              <w:divBdr>
                                <w:top w:val="none" w:sz="0" w:space="0" w:color="auto"/>
                                <w:left w:val="none" w:sz="0" w:space="0" w:color="auto"/>
                                <w:bottom w:val="none" w:sz="0" w:space="0" w:color="auto"/>
                                <w:right w:val="none" w:sz="0" w:space="0" w:color="auto"/>
                              </w:divBdr>
                              <w:divsChild>
                                <w:div w:id="1945261301">
                                  <w:marLeft w:val="0"/>
                                  <w:marRight w:val="0"/>
                                  <w:marTop w:val="0"/>
                                  <w:marBottom w:val="0"/>
                                  <w:divBdr>
                                    <w:top w:val="none" w:sz="0" w:space="0" w:color="auto"/>
                                    <w:left w:val="none" w:sz="0" w:space="0" w:color="auto"/>
                                    <w:bottom w:val="none" w:sz="0" w:space="0" w:color="auto"/>
                                    <w:right w:val="none" w:sz="0" w:space="0" w:color="auto"/>
                                  </w:divBdr>
                                  <w:divsChild>
                                    <w:div w:id="405610945">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264726768">
                                  <w:marLeft w:val="0"/>
                                  <w:marRight w:val="0"/>
                                  <w:marTop w:val="0"/>
                                  <w:marBottom w:val="0"/>
                                  <w:divBdr>
                                    <w:top w:val="single" w:sz="6" w:space="0" w:color="E9E9E9"/>
                                    <w:left w:val="single" w:sz="6" w:space="0" w:color="E9E9E9"/>
                                    <w:bottom w:val="single" w:sz="6" w:space="0" w:color="E9E9E9"/>
                                    <w:right w:val="single" w:sz="6" w:space="0" w:color="E9E9E9"/>
                                  </w:divBdr>
                                  <w:divsChild>
                                    <w:div w:id="353505158">
                                      <w:marLeft w:val="0"/>
                                      <w:marRight w:val="0"/>
                                      <w:marTop w:val="0"/>
                                      <w:marBottom w:val="0"/>
                                      <w:divBdr>
                                        <w:top w:val="none" w:sz="0" w:space="0" w:color="auto"/>
                                        <w:left w:val="none" w:sz="0" w:space="0" w:color="auto"/>
                                        <w:bottom w:val="none" w:sz="0" w:space="0" w:color="auto"/>
                                        <w:right w:val="none" w:sz="0" w:space="0" w:color="auto"/>
                                      </w:divBdr>
                                      <w:divsChild>
                                        <w:div w:id="181772067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683698">
      <w:bodyDiv w:val="1"/>
      <w:marLeft w:val="0"/>
      <w:marRight w:val="0"/>
      <w:marTop w:val="0"/>
      <w:marBottom w:val="0"/>
      <w:divBdr>
        <w:top w:val="none" w:sz="0" w:space="0" w:color="auto"/>
        <w:left w:val="none" w:sz="0" w:space="0" w:color="auto"/>
        <w:bottom w:val="none" w:sz="0" w:space="0" w:color="auto"/>
        <w:right w:val="none" w:sz="0" w:space="0" w:color="auto"/>
      </w:divBdr>
    </w:div>
    <w:div w:id="1873223979">
      <w:bodyDiv w:val="1"/>
      <w:marLeft w:val="0"/>
      <w:marRight w:val="0"/>
      <w:marTop w:val="0"/>
      <w:marBottom w:val="0"/>
      <w:divBdr>
        <w:top w:val="none" w:sz="0" w:space="0" w:color="auto"/>
        <w:left w:val="none" w:sz="0" w:space="0" w:color="auto"/>
        <w:bottom w:val="none" w:sz="0" w:space="0" w:color="auto"/>
        <w:right w:val="none" w:sz="0" w:space="0" w:color="auto"/>
      </w:divBdr>
      <w:divsChild>
        <w:div w:id="1759867318">
          <w:marLeft w:val="0"/>
          <w:marRight w:val="0"/>
          <w:marTop w:val="0"/>
          <w:marBottom w:val="0"/>
          <w:divBdr>
            <w:top w:val="none" w:sz="0" w:space="0" w:color="auto"/>
            <w:left w:val="none" w:sz="0" w:space="0" w:color="auto"/>
            <w:bottom w:val="none" w:sz="0" w:space="0" w:color="auto"/>
            <w:right w:val="none" w:sz="0" w:space="0" w:color="auto"/>
          </w:divBdr>
        </w:div>
      </w:divsChild>
    </w:div>
    <w:div w:id="2077435066">
      <w:bodyDiv w:val="1"/>
      <w:marLeft w:val="0"/>
      <w:marRight w:val="0"/>
      <w:marTop w:val="0"/>
      <w:marBottom w:val="0"/>
      <w:divBdr>
        <w:top w:val="none" w:sz="0" w:space="0" w:color="auto"/>
        <w:left w:val="none" w:sz="0" w:space="0" w:color="auto"/>
        <w:bottom w:val="none" w:sz="0" w:space="0" w:color="auto"/>
        <w:right w:val="none" w:sz="0" w:space="0" w:color="auto"/>
      </w:divBdr>
      <w:divsChild>
        <w:div w:id="2042171769">
          <w:marLeft w:val="0"/>
          <w:marRight w:val="0"/>
          <w:marTop w:val="0"/>
          <w:marBottom w:val="0"/>
          <w:divBdr>
            <w:top w:val="none" w:sz="0" w:space="0" w:color="auto"/>
            <w:left w:val="none" w:sz="0" w:space="0" w:color="auto"/>
            <w:bottom w:val="none" w:sz="0" w:space="0" w:color="auto"/>
            <w:right w:val="none" w:sz="0" w:space="0" w:color="auto"/>
          </w:divBdr>
          <w:divsChild>
            <w:div w:id="132260849">
              <w:marLeft w:val="0"/>
              <w:marRight w:val="0"/>
              <w:marTop w:val="0"/>
              <w:marBottom w:val="0"/>
              <w:divBdr>
                <w:top w:val="none" w:sz="0" w:space="0" w:color="auto"/>
                <w:left w:val="none" w:sz="0" w:space="0" w:color="auto"/>
                <w:bottom w:val="none" w:sz="0" w:space="0" w:color="auto"/>
                <w:right w:val="none" w:sz="0" w:space="0" w:color="auto"/>
              </w:divBdr>
              <w:divsChild>
                <w:div w:id="186649567">
                  <w:marLeft w:val="0"/>
                  <w:marRight w:val="0"/>
                  <w:marTop w:val="0"/>
                  <w:marBottom w:val="0"/>
                  <w:divBdr>
                    <w:top w:val="none" w:sz="0" w:space="0" w:color="auto"/>
                    <w:left w:val="none" w:sz="0" w:space="0" w:color="auto"/>
                    <w:bottom w:val="none" w:sz="0" w:space="0" w:color="auto"/>
                    <w:right w:val="none" w:sz="0" w:space="0" w:color="auto"/>
                  </w:divBdr>
                  <w:divsChild>
                    <w:div w:id="624235134">
                      <w:marLeft w:val="0"/>
                      <w:marRight w:val="0"/>
                      <w:marTop w:val="0"/>
                      <w:marBottom w:val="0"/>
                      <w:divBdr>
                        <w:top w:val="none" w:sz="0" w:space="0" w:color="auto"/>
                        <w:left w:val="none" w:sz="0" w:space="0" w:color="auto"/>
                        <w:bottom w:val="none" w:sz="0" w:space="0" w:color="auto"/>
                        <w:right w:val="none" w:sz="0" w:space="0" w:color="auto"/>
                      </w:divBdr>
                      <w:divsChild>
                        <w:div w:id="4931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684758">
          <w:marLeft w:val="0"/>
          <w:marRight w:val="0"/>
          <w:marTop w:val="0"/>
          <w:marBottom w:val="0"/>
          <w:divBdr>
            <w:top w:val="none" w:sz="0" w:space="0" w:color="auto"/>
            <w:left w:val="none" w:sz="0" w:space="0" w:color="auto"/>
            <w:bottom w:val="none" w:sz="0" w:space="0" w:color="auto"/>
            <w:right w:val="none" w:sz="0" w:space="0" w:color="auto"/>
          </w:divBdr>
          <w:divsChild>
            <w:div w:id="1712923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css-tricks.com/almanac/properties/t/transition/" TargetMode="External"/><Relationship Id="rId39" Type="http://schemas.openxmlformats.org/officeDocument/2006/relationships/hyperlink" Target="https://css-tricks.com/snippets/css/complete-guide-grid/" TargetMode="External"/><Relationship Id="rId21" Type="http://schemas.openxmlformats.org/officeDocument/2006/relationships/image" Target="media/image11.jpeg"/><Relationship Id="rId34" Type="http://schemas.openxmlformats.org/officeDocument/2006/relationships/hyperlink" Target="https://www.xfive.co/blog/itcss-scalable-maintainable-css-architecture/" TargetMode="External"/><Relationship Id="rId42" Type="http://schemas.openxmlformats.org/officeDocument/2006/relationships/hyperlink" Target="https://www.youtube.com/channel/UC7TizprGknbDalbHplROtag" TargetMode="External"/><Relationship Id="rId47" Type="http://schemas.openxmlformats.org/officeDocument/2006/relationships/hyperlink" Target="https://sass-lang.com/guide" TargetMode="External"/><Relationship Id="rId50" Type="http://schemas.openxmlformats.org/officeDocument/2006/relationships/hyperlink" Target="https://platzi.com/clases/1640-frontend-developer/21906-hablemos-de-variables-herencia-anidamiento-operado/url" TargetMode="External"/><Relationship Id="rId55" Type="http://schemas.openxmlformats.org/officeDocument/2006/relationships/image" Target="media/image18.png"/><Relationship Id="rId7" Type="http://schemas.openxmlformats.org/officeDocument/2006/relationships/hyperlink" Target="https://developer.mozilla.org/en-US/docs/Web/CSS/Pseudo-elements"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css-tricks.com/almanac/properties/a/animation/" TargetMode="External"/><Relationship Id="rId11" Type="http://schemas.openxmlformats.org/officeDocument/2006/relationships/image" Target="media/image1.jpeg"/><Relationship Id="rId24" Type="http://schemas.openxmlformats.org/officeDocument/2006/relationships/hyperlink" Target="https://www.w3schools.com/css/css3_transitions.asp" TargetMode="External"/><Relationship Id="rId32" Type="http://schemas.openxmlformats.org/officeDocument/2006/relationships/hyperlink" Target="http://getbem.com/introduction/" TargetMode="External"/><Relationship Id="rId37" Type="http://schemas.openxmlformats.org/officeDocument/2006/relationships/hyperlink" Target="https://flexboxfroggy.com/" TargetMode="External"/><Relationship Id="rId40" Type="http://schemas.openxmlformats.org/officeDocument/2006/relationships/hyperlink" Target="https://developer.mozilla.org/en-US/docs/Web/CSS/grid" TargetMode="External"/><Relationship Id="rId45" Type="http://schemas.openxmlformats.org/officeDocument/2006/relationships/hyperlink" Target="https://platzi.com/clases/1640-frontend-developer/21891-estilizando-nuestro-menu-desplegable-con-c-5/" TargetMode="External"/><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hyperlink" Target="https://cssgradient.io/gradient-backgrounds/"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htmlreference.io/" TargetMode="External"/><Relationship Id="rId14" Type="http://schemas.openxmlformats.org/officeDocument/2006/relationships/image" Target="media/image4.png"/><Relationship Id="rId22" Type="http://schemas.openxmlformats.org/officeDocument/2006/relationships/hyperlink" Target="https://colorhunt.co/" TargetMode="External"/><Relationship Id="rId27" Type="http://schemas.openxmlformats.org/officeDocument/2006/relationships/hyperlink" Target="https://www.w3schools.com/css/css3_animations.asp" TargetMode="External"/><Relationship Id="rId30" Type="http://schemas.openxmlformats.org/officeDocument/2006/relationships/image" Target="media/image12.jpeg"/><Relationship Id="rId35" Type="http://schemas.openxmlformats.org/officeDocument/2006/relationships/hyperlink" Target="https://bradfrost.com/blog/post/atomic-web-design/" TargetMode="External"/><Relationship Id="rId43" Type="http://schemas.openxmlformats.org/officeDocument/2006/relationships/hyperlink" Target="https://cssgridgarden.com/" TargetMode="External"/><Relationship Id="rId48" Type="http://schemas.openxmlformats.org/officeDocument/2006/relationships/hyperlink" Target="http://lesscss.org/" TargetMode="External"/><Relationship Id="rId56" Type="http://schemas.openxmlformats.org/officeDocument/2006/relationships/image" Target="media/image19.png"/><Relationship Id="rId8" Type="http://schemas.openxmlformats.org/officeDocument/2006/relationships/hyperlink" Target="https://developer.mozilla.org/en-US/docs/Web/CSS/Pseudo-classes"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developer.mozilla.org/en-US/docs/Web/CSS/CSS_Transitions/Using_CSS_transitions" TargetMode="External"/><Relationship Id="rId33" Type="http://schemas.openxmlformats.org/officeDocument/2006/relationships/hyperlink" Target="http://smacss.com/" TargetMode="External"/><Relationship Id="rId38" Type="http://schemas.openxmlformats.org/officeDocument/2006/relationships/hyperlink" Target="https://developer.mozilla.org/en-US/docs/Web/CSS/CSS_Flexible_Box_Layout/Basic_Concepts_of_Flexbox" TargetMode="External"/><Relationship Id="rId46" Type="http://schemas.openxmlformats.org/officeDocument/2006/relationships/image" Target="media/image13.jpeg"/><Relationship Id="rId20" Type="http://schemas.openxmlformats.org/officeDocument/2006/relationships/image" Target="media/image10.jpeg"/><Relationship Id="rId41" Type="http://schemas.openxmlformats.org/officeDocument/2006/relationships/hyperlink" Target="https://labs.jensimmons.com/" TargetMode="External"/><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ssreference.io/" TargetMode="External"/><Relationship Id="rId15" Type="http://schemas.openxmlformats.org/officeDocument/2006/relationships/image" Target="media/image5.jpeg"/><Relationship Id="rId23" Type="http://schemas.openxmlformats.org/officeDocument/2006/relationships/hyperlink" Target="https://fonts.google.com/" TargetMode="External"/><Relationship Id="rId28" Type="http://schemas.openxmlformats.org/officeDocument/2006/relationships/hyperlink" Target="https://developer.mozilla.org/en-US/docs/Web/CSS/CSS_Animations/Using_CSS_animations" TargetMode="External"/><Relationship Id="rId36" Type="http://schemas.openxmlformats.org/officeDocument/2006/relationships/hyperlink" Target="https://css-tricks.com/snippets/css/a-guide-to-flexbox/" TargetMode="External"/><Relationship Id="rId49" Type="http://schemas.openxmlformats.org/officeDocument/2006/relationships/hyperlink" Target="http://stylus-lang.com/" TargetMode="External"/><Relationship Id="rId57" Type="http://schemas.openxmlformats.org/officeDocument/2006/relationships/fontTable" Target="fontTable.xml"/><Relationship Id="rId10" Type="http://schemas.openxmlformats.org/officeDocument/2006/relationships/hyperlink" Target="https://www.freecodecamp.org/settings" TargetMode="External"/><Relationship Id="rId31" Type="http://schemas.openxmlformats.org/officeDocument/2006/relationships/hyperlink" Target="https://www.smashingmagazine.com/2011/12/an-introduction-to-object-oriented-css-oocss/" TargetMode="External"/><Relationship Id="rId44" Type="http://schemas.openxmlformats.org/officeDocument/2006/relationships/hyperlink" Target="https://platzi.com/clases/1640-frontend-developer/21890-estructura-con-html-y-bem-de-un-menu-desplegab-3/" TargetMode="External"/><Relationship Id="rId5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1</Pages>
  <Words>4154</Words>
  <Characters>23679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franklin</dc:creator>
  <cp:keywords/>
  <dc:description/>
  <cp:lastModifiedBy>adriana franklin</cp:lastModifiedBy>
  <cp:revision>13</cp:revision>
  <dcterms:created xsi:type="dcterms:W3CDTF">2021-02-01T14:43:00Z</dcterms:created>
  <dcterms:modified xsi:type="dcterms:W3CDTF">2021-02-05T02:36:00Z</dcterms:modified>
</cp:coreProperties>
</file>